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E82C" w14:textId="306A0018" w:rsidR="00467549" w:rsidRPr="001904BE" w:rsidRDefault="00220DEC">
      <w:pPr>
        <w:pStyle w:val="Heading1"/>
        <w:rPr>
          <w:rFonts w:ascii="Arial" w:hAnsi="Arial" w:cs="Arial"/>
          <w:color w:val="3A3A3A" w:themeColor="background2" w:themeShade="40"/>
          <w:sz w:val="22"/>
          <w:szCs w:val="22"/>
        </w:rPr>
      </w:pPr>
      <w:bookmarkStart w:id="0" w:name="X0579723cf209b86c79018a74c5461d6c1d746a2"/>
      <w:r w:rsidRPr="001904BE">
        <w:rPr>
          <w:rFonts w:ascii="Arial" w:hAnsi="Arial" w:cs="Arial"/>
          <w:color w:val="3A3A3A" w:themeColor="background2" w:themeShade="40"/>
          <w:sz w:val="22"/>
          <w:szCs w:val="22"/>
        </w:rPr>
        <w:t>Beginning Farmer and 4-H Youth Agriculture Complex</w:t>
      </w:r>
      <w:r w:rsidR="00D47347" w:rsidRPr="001904BE">
        <w:rPr>
          <w:rFonts w:ascii="Arial" w:hAnsi="Arial" w:cs="Arial"/>
          <w:color w:val="3A3A3A" w:themeColor="background2" w:themeShade="40"/>
          <w:sz w:val="22"/>
          <w:szCs w:val="22"/>
        </w:rPr>
        <w:t xml:space="preserve"> - Master Plan Study</w:t>
      </w:r>
    </w:p>
    <w:p w14:paraId="67948DC3" w14:textId="2030F960" w:rsidR="00467549" w:rsidRPr="001904BE" w:rsidRDefault="00220DEC">
      <w:pPr>
        <w:pStyle w:val="Heading2"/>
        <w:rPr>
          <w:rFonts w:ascii="Arial" w:hAnsi="Arial" w:cs="Arial"/>
          <w:b/>
          <w:bCs/>
          <w:color w:val="3A3A3A" w:themeColor="background2" w:themeShade="40"/>
          <w:sz w:val="22"/>
          <w:szCs w:val="22"/>
        </w:rPr>
      </w:pPr>
      <w:bookmarkStart w:id="1" w:name="draft-program-criteria-document"/>
      <w:r w:rsidRPr="001904BE">
        <w:rPr>
          <w:rFonts w:ascii="Arial" w:hAnsi="Arial" w:cs="Arial"/>
          <w:b/>
          <w:bCs/>
          <w:color w:val="3A3A3A" w:themeColor="background2" w:themeShade="40"/>
          <w:sz w:val="22"/>
          <w:szCs w:val="22"/>
        </w:rPr>
        <w:t>Draft Program Criteria Document</w:t>
      </w:r>
    </w:p>
    <w:p w14:paraId="490F715E" w14:textId="77777777" w:rsidR="00467549" w:rsidRPr="001904BE" w:rsidRDefault="00220DEC">
      <w:pPr>
        <w:pStyle w:val="Heading3"/>
        <w:rPr>
          <w:rFonts w:ascii="Arial" w:hAnsi="Arial" w:cs="Arial"/>
          <w:color w:val="3A3A3A" w:themeColor="background2" w:themeShade="40"/>
          <w:sz w:val="22"/>
          <w:szCs w:val="22"/>
        </w:rPr>
      </w:pPr>
      <w:bookmarkStart w:id="2" w:name="owner-review-draft"/>
      <w:r w:rsidRPr="001904BE">
        <w:rPr>
          <w:rFonts w:ascii="Arial" w:hAnsi="Arial" w:cs="Arial"/>
          <w:color w:val="3A3A3A" w:themeColor="background2" w:themeShade="40"/>
          <w:sz w:val="22"/>
          <w:szCs w:val="22"/>
        </w:rPr>
        <w:t>Owner Review Draft</w:t>
      </w:r>
    </w:p>
    <w:p w14:paraId="707D02D4" w14:textId="77777777" w:rsidR="00467549" w:rsidRPr="00816200" w:rsidRDefault="00220DEC">
      <w:pPr>
        <w:pStyle w:val="Heading2"/>
        <w:rPr>
          <w:rFonts w:ascii="Arial" w:hAnsi="Arial" w:cs="Arial"/>
          <w:sz w:val="22"/>
          <w:szCs w:val="22"/>
        </w:rPr>
      </w:pPr>
      <w:bookmarkStart w:id="3" w:name="purpose"/>
      <w:bookmarkEnd w:id="1"/>
      <w:bookmarkEnd w:id="2"/>
      <w:r w:rsidRPr="00816200">
        <w:rPr>
          <w:rFonts w:ascii="Arial" w:hAnsi="Arial" w:cs="Arial"/>
          <w:sz w:val="22"/>
          <w:szCs w:val="22"/>
        </w:rPr>
        <w:t>1. Purpose</w:t>
      </w:r>
    </w:p>
    <w:p w14:paraId="06E27D80"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This Program Criteria Document is intended to serve as the Owner-approved guide for the planning, design criteria, and facility requirements for the Beginning Farmer and 4-H Youth Agriculture Complex.</w:t>
      </w:r>
    </w:p>
    <w:p w14:paraId="39F53BFE" w14:textId="77777777" w:rsidR="00467549" w:rsidRPr="00816200" w:rsidRDefault="00220DEC">
      <w:pPr>
        <w:pStyle w:val="BodyText"/>
        <w:rPr>
          <w:rFonts w:ascii="Arial" w:hAnsi="Arial" w:cs="Arial"/>
          <w:sz w:val="22"/>
          <w:szCs w:val="22"/>
        </w:rPr>
      </w:pPr>
      <w:r w:rsidRPr="00816200">
        <w:rPr>
          <w:rFonts w:ascii="Arial" w:hAnsi="Arial" w:cs="Arial"/>
          <w:sz w:val="22"/>
          <w:szCs w:val="22"/>
        </w:rPr>
        <w:t>The document is intended to be referenced by the Owner, design team, consultants, and future contract documents as the basis for program development, conceptual planning, phasing, and preliminary opinions of probable cost.</w:t>
      </w:r>
    </w:p>
    <w:p w14:paraId="100B445C" w14:textId="700380BD" w:rsidR="00467549" w:rsidRPr="00816200" w:rsidRDefault="00220DEC">
      <w:pPr>
        <w:pStyle w:val="BodyText"/>
        <w:rPr>
          <w:rFonts w:ascii="Arial" w:hAnsi="Arial" w:cs="Arial"/>
          <w:sz w:val="22"/>
          <w:szCs w:val="22"/>
        </w:rPr>
      </w:pPr>
      <w:r w:rsidRPr="00816200">
        <w:rPr>
          <w:rFonts w:ascii="Arial" w:hAnsi="Arial" w:cs="Arial"/>
          <w:sz w:val="22"/>
          <w:szCs w:val="22"/>
        </w:rPr>
        <w:t>This document is not a code analysis, construction document, or final design standard</w:t>
      </w:r>
      <w:r w:rsidR="00D84411">
        <w:rPr>
          <w:rFonts w:ascii="Arial" w:hAnsi="Arial" w:cs="Arial"/>
          <w:sz w:val="22"/>
          <w:szCs w:val="22"/>
        </w:rPr>
        <w:t>; however, all recommendations are intended to be feasible and buildable.</w:t>
      </w:r>
      <w:r w:rsidRPr="00816200">
        <w:rPr>
          <w:rFonts w:ascii="Arial" w:hAnsi="Arial" w:cs="Arial"/>
          <w:sz w:val="22"/>
          <w:szCs w:val="22"/>
        </w:rPr>
        <w:t xml:space="preserve"> Final design shall be coordinated with applicable codes, AHJ requirements, County standards, environmental constraints, utility availability, and funding limitations.</w:t>
      </w:r>
    </w:p>
    <w:p w14:paraId="1B4A4308" w14:textId="77777777" w:rsidR="00467549" w:rsidRPr="00816200" w:rsidRDefault="00220DEC">
      <w:pPr>
        <w:pStyle w:val="Heading2"/>
        <w:rPr>
          <w:rFonts w:ascii="Arial" w:hAnsi="Arial" w:cs="Arial"/>
          <w:sz w:val="22"/>
          <w:szCs w:val="22"/>
        </w:rPr>
      </w:pPr>
      <w:bookmarkStart w:id="4" w:name="project-goals"/>
      <w:bookmarkEnd w:id="3"/>
      <w:r w:rsidRPr="00816200">
        <w:rPr>
          <w:rFonts w:ascii="Arial" w:hAnsi="Arial" w:cs="Arial"/>
          <w:sz w:val="22"/>
          <w:szCs w:val="22"/>
        </w:rPr>
        <w:t>2. Project Goals</w:t>
      </w:r>
    </w:p>
    <w:p w14:paraId="0AFA59EF"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The project shall support the following primary goals:</w:t>
      </w:r>
    </w:p>
    <w:p w14:paraId="4158D900" w14:textId="77777777" w:rsidR="00467549" w:rsidRPr="00816200" w:rsidRDefault="00220DEC">
      <w:pPr>
        <w:pStyle w:val="Compact"/>
        <w:numPr>
          <w:ilvl w:val="0"/>
          <w:numId w:val="2"/>
        </w:numPr>
        <w:rPr>
          <w:rFonts w:ascii="Arial" w:hAnsi="Arial" w:cs="Arial"/>
          <w:sz w:val="22"/>
          <w:szCs w:val="22"/>
        </w:rPr>
      </w:pPr>
      <w:r w:rsidRPr="00816200">
        <w:rPr>
          <w:rFonts w:ascii="Arial" w:hAnsi="Arial" w:cs="Arial"/>
          <w:sz w:val="22"/>
          <w:szCs w:val="22"/>
        </w:rPr>
        <w:t>Provide a flexible agricultural education complex supporting 4-H Youth Development, beginning farmer/rancher training, livestock care, pasture management, and community education.</w:t>
      </w:r>
    </w:p>
    <w:p w14:paraId="0889B12A" w14:textId="77777777" w:rsidR="00467549" w:rsidRPr="00816200" w:rsidRDefault="00220DEC">
      <w:pPr>
        <w:pStyle w:val="Compact"/>
        <w:numPr>
          <w:ilvl w:val="0"/>
          <w:numId w:val="2"/>
        </w:numPr>
        <w:rPr>
          <w:rFonts w:ascii="Arial" w:hAnsi="Arial" w:cs="Arial"/>
          <w:sz w:val="22"/>
          <w:szCs w:val="22"/>
        </w:rPr>
      </w:pPr>
      <w:r w:rsidRPr="00816200">
        <w:rPr>
          <w:rFonts w:ascii="Arial" w:hAnsi="Arial" w:cs="Arial"/>
          <w:sz w:val="22"/>
          <w:szCs w:val="22"/>
        </w:rPr>
        <w:t>Reuse and adapt the existing Red House as the primary operations, teaching, meeting, and outreach building.</w:t>
      </w:r>
    </w:p>
    <w:p w14:paraId="255E5BC5" w14:textId="77777777" w:rsidR="00467549" w:rsidRPr="00816200" w:rsidRDefault="00220DEC">
      <w:pPr>
        <w:pStyle w:val="Compact"/>
        <w:numPr>
          <w:ilvl w:val="0"/>
          <w:numId w:val="2"/>
        </w:numPr>
        <w:rPr>
          <w:rFonts w:ascii="Arial" w:hAnsi="Arial" w:cs="Arial"/>
          <w:sz w:val="22"/>
          <w:szCs w:val="22"/>
        </w:rPr>
      </w:pPr>
      <w:r w:rsidRPr="00816200">
        <w:rPr>
          <w:rFonts w:ascii="Arial" w:hAnsi="Arial" w:cs="Arial"/>
          <w:sz w:val="22"/>
          <w:szCs w:val="22"/>
        </w:rPr>
        <w:t>Reuse, repair, or selectively replace existing livestock structures where feasible, with priority given to function, safety, animal welfare, durability, and cost-effective phasing.</w:t>
      </w:r>
    </w:p>
    <w:p w14:paraId="2FF3614B" w14:textId="77777777" w:rsidR="00467549" w:rsidRPr="00816200" w:rsidRDefault="00220DEC">
      <w:pPr>
        <w:pStyle w:val="Compact"/>
        <w:numPr>
          <w:ilvl w:val="0"/>
          <w:numId w:val="2"/>
        </w:numPr>
        <w:rPr>
          <w:rFonts w:ascii="Arial" w:hAnsi="Arial" w:cs="Arial"/>
          <w:sz w:val="22"/>
          <w:szCs w:val="22"/>
        </w:rPr>
      </w:pPr>
      <w:r w:rsidRPr="00816200">
        <w:rPr>
          <w:rFonts w:ascii="Arial" w:hAnsi="Arial" w:cs="Arial"/>
          <w:sz w:val="22"/>
          <w:szCs w:val="22"/>
        </w:rPr>
        <w:t>Maintain and enhance the “Old Florida” rural character of the site, including reuse of existing materials where appropriate.</w:t>
      </w:r>
    </w:p>
    <w:p w14:paraId="26E85416" w14:textId="77777777" w:rsidR="00467549" w:rsidRPr="00816200" w:rsidRDefault="00220DEC">
      <w:pPr>
        <w:pStyle w:val="Compact"/>
        <w:numPr>
          <w:ilvl w:val="0"/>
          <w:numId w:val="2"/>
        </w:numPr>
        <w:rPr>
          <w:rFonts w:ascii="Arial" w:hAnsi="Arial" w:cs="Arial"/>
          <w:sz w:val="22"/>
          <w:szCs w:val="22"/>
        </w:rPr>
      </w:pPr>
      <w:r w:rsidRPr="00816200">
        <w:rPr>
          <w:rFonts w:ascii="Arial" w:hAnsi="Arial" w:cs="Arial"/>
          <w:sz w:val="22"/>
          <w:szCs w:val="22"/>
        </w:rPr>
        <w:t>Provide modular animal husbandry facilities that can respond to demand over time rather than locking the project into a fixed animal count.</w:t>
      </w:r>
    </w:p>
    <w:p w14:paraId="39EEA1AA" w14:textId="77777777" w:rsidR="00467549" w:rsidRPr="00816200" w:rsidRDefault="00220DEC">
      <w:pPr>
        <w:pStyle w:val="Compact"/>
        <w:numPr>
          <w:ilvl w:val="0"/>
          <w:numId w:val="2"/>
        </w:numPr>
        <w:rPr>
          <w:rFonts w:ascii="Arial" w:hAnsi="Arial" w:cs="Arial"/>
          <w:sz w:val="22"/>
          <w:szCs w:val="22"/>
        </w:rPr>
      </w:pPr>
      <w:r w:rsidRPr="00816200">
        <w:rPr>
          <w:rFonts w:ascii="Arial" w:hAnsi="Arial" w:cs="Arial"/>
          <w:sz w:val="22"/>
          <w:szCs w:val="22"/>
        </w:rPr>
        <w:t>Establish Phase One improvements that can support limited, functional operation within available initial funding.</w:t>
      </w:r>
    </w:p>
    <w:p w14:paraId="12BCD026" w14:textId="77777777" w:rsidR="00467549" w:rsidRPr="00816200" w:rsidRDefault="00220DEC">
      <w:pPr>
        <w:pStyle w:val="Compact"/>
        <w:numPr>
          <w:ilvl w:val="0"/>
          <w:numId w:val="2"/>
        </w:numPr>
        <w:rPr>
          <w:rFonts w:ascii="Arial" w:hAnsi="Arial" w:cs="Arial"/>
          <w:sz w:val="22"/>
          <w:szCs w:val="22"/>
        </w:rPr>
      </w:pPr>
      <w:r w:rsidRPr="00816200">
        <w:rPr>
          <w:rFonts w:ascii="Arial" w:hAnsi="Arial" w:cs="Arial"/>
          <w:sz w:val="22"/>
          <w:szCs w:val="22"/>
        </w:rPr>
        <w:t>Protect water quality, manage stormwater responsibly, and support appropriate use of agricultural lands within the Cow Pen Slough watershed.</w:t>
      </w:r>
    </w:p>
    <w:p w14:paraId="708A1007" w14:textId="456CD5FE" w:rsidR="00467549" w:rsidRPr="00816200" w:rsidRDefault="00220DEC">
      <w:pPr>
        <w:pStyle w:val="Compact"/>
        <w:numPr>
          <w:ilvl w:val="0"/>
          <w:numId w:val="2"/>
        </w:numPr>
        <w:rPr>
          <w:rFonts w:ascii="Arial" w:hAnsi="Arial" w:cs="Arial"/>
          <w:sz w:val="22"/>
          <w:szCs w:val="22"/>
        </w:rPr>
      </w:pPr>
      <w:r w:rsidRPr="00816200">
        <w:rPr>
          <w:rFonts w:ascii="Arial" w:hAnsi="Arial" w:cs="Arial"/>
          <w:sz w:val="22"/>
          <w:szCs w:val="22"/>
        </w:rPr>
        <w:t>Integrate best practices from the Guide for the Care and Use of Agricultural Animals in Research and Teaching, Fourth Edition, as the animal-care performance standard for husbandry, housing, health, biosecurity, handling, and environmental conditions</w:t>
      </w:r>
      <w:r w:rsidR="00B6124D">
        <w:rPr>
          <w:rFonts w:ascii="Arial" w:hAnsi="Arial" w:cs="Arial"/>
          <w:sz w:val="22"/>
          <w:szCs w:val="22"/>
        </w:rPr>
        <w:t>, and any other resources as appropriate</w:t>
      </w:r>
      <w:r w:rsidRPr="00816200">
        <w:rPr>
          <w:rFonts w:ascii="Arial" w:hAnsi="Arial" w:cs="Arial"/>
          <w:sz w:val="22"/>
          <w:szCs w:val="22"/>
        </w:rPr>
        <w:t>.</w:t>
      </w:r>
    </w:p>
    <w:p w14:paraId="7B95CEA8" w14:textId="77777777" w:rsidR="00467549" w:rsidRPr="00816200" w:rsidRDefault="00220DEC">
      <w:pPr>
        <w:pStyle w:val="Heading2"/>
        <w:rPr>
          <w:rFonts w:ascii="Arial" w:hAnsi="Arial" w:cs="Arial"/>
          <w:sz w:val="22"/>
          <w:szCs w:val="22"/>
        </w:rPr>
      </w:pPr>
      <w:bookmarkStart w:id="5" w:name="general-program-criteria"/>
      <w:bookmarkEnd w:id="4"/>
      <w:r w:rsidRPr="00816200">
        <w:rPr>
          <w:rFonts w:ascii="Arial" w:hAnsi="Arial" w:cs="Arial"/>
          <w:sz w:val="22"/>
          <w:szCs w:val="22"/>
        </w:rPr>
        <w:t>3. General Program Criteria</w:t>
      </w:r>
    </w:p>
    <w:p w14:paraId="3D25F572" w14:textId="77777777" w:rsidR="00467549" w:rsidRPr="00816200" w:rsidRDefault="00220DEC">
      <w:pPr>
        <w:pStyle w:val="Heading3"/>
        <w:rPr>
          <w:rFonts w:ascii="Arial" w:hAnsi="Arial" w:cs="Arial"/>
          <w:sz w:val="22"/>
          <w:szCs w:val="22"/>
        </w:rPr>
      </w:pPr>
      <w:bookmarkStart w:id="6" w:name="planning-approach"/>
      <w:r w:rsidRPr="00816200">
        <w:rPr>
          <w:rFonts w:ascii="Arial" w:hAnsi="Arial" w:cs="Arial"/>
          <w:sz w:val="22"/>
          <w:szCs w:val="22"/>
        </w:rPr>
        <w:t>3.1 Planning Approach</w:t>
      </w:r>
    </w:p>
    <w:p w14:paraId="7445FE56"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The facility shall be planned as a working agricultural campus with clear separation between public, staff, instructional, animal-care, service, and pasture functions.</w:t>
      </w:r>
    </w:p>
    <w:p w14:paraId="3C3B26F9" w14:textId="77777777" w:rsidR="00467549" w:rsidRPr="00816200" w:rsidRDefault="00220DEC">
      <w:pPr>
        <w:pStyle w:val="BodyText"/>
        <w:rPr>
          <w:rFonts w:ascii="Arial" w:hAnsi="Arial" w:cs="Arial"/>
          <w:sz w:val="22"/>
          <w:szCs w:val="22"/>
        </w:rPr>
      </w:pPr>
      <w:r w:rsidRPr="00816200">
        <w:rPr>
          <w:rFonts w:ascii="Arial" w:hAnsi="Arial" w:cs="Arial"/>
          <w:sz w:val="22"/>
          <w:szCs w:val="22"/>
        </w:rPr>
        <w:lastRenderedPageBreak/>
        <w:t>The site plan shall support:</w:t>
      </w:r>
    </w:p>
    <w:p w14:paraId="4452F081" w14:textId="0F11211B" w:rsidR="00467549" w:rsidRPr="008C5E68" w:rsidRDefault="00220DEC" w:rsidP="008C5E68">
      <w:pPr>
        <w:pStyle w:val="Compact"/>
        <w:numPr>
          <w:ilvl w:val="0"/>
          <w:numId w:val="6"/>
        </w:numPr>
        <w:rPr>
          <w:rFonts w:ascii="Arial" w:hAnsi="Arial" w:cs="Arial"/>
          <w:sz w:val="22"/>
          <w:szCs w:val="22"/>
        </w:rPr>
      </w:pPr>
      <w:r w:rsidRPr="00816200">
        <w:rPr>
          <w:rFonts w:ascii="Arial" w:hAnsi="Arial" w:cs="Arial"/>
          <w:sz w:val="22"/>
          <w:szCs w:val="22"/>
        </w:rPr>
        <w:t>Safe student, staff, visitor, trailer, and service vehicle circulation.</w:t>
      </w:r>
      <w:r w:rsidR="008C5E68" w:rsidRPr="008C5E68">
        <w:rPr>
          <w:rFonts w:ascii="Arial" w:hAnsi="Arial" w:cs="Arial"/>
          <w:sz w:val="22"/>
          <w:szCs w:val="22"/>
        </w:rPr>
        <w:t xml:space="preserve"> </w:t>
      </w:r>
    </w:p>
    <w:p w14:paraId="3CE15ABB" w14:textId="77777777" w:rsidR="00467549" w:rsidRPr="00816200" w:rsidRDefault="00220DEC">
      <w:pPr>
        <w:pStyle w:val="Compact"/>
        <w:numPr>
          <w:ilvl w:val="0"/>
          <w:numId w:val="3"/>
        </w:numPr>
        <w:rPr>
          <w:rFonts w:ascii="Arial" w:hAnsi="Arial" w:cs="Arial"/>
          <w:sz w:val="22"/>
          <w:szCs w:val="22"/>
        </w:rPr>
      </w:pPr>
      <w:r w:rsidRPr="00816200">
        <w:rPr>
          <w:rFonts w:ascii="Arial" w:hAnsi="Arial" w:cs="Arial"/>
          <w:sz w:val="22"/>
          <w:szCs w:val="22"/>
        </w:rPr>
        <w:t>Controlled access to animal-care areas.</w:t>
      </w:r>
    </w:p>
    <w:p w14:paraId="2C6297EB" w14:textId="77777777" w:rsidR="00467549" w:rsidRPr="00816200" w:rsidRDefault="00220DEC">
      <w:pPr>
        <w:pStyle w:val="Compact"/>
        <w:numPr>
          <w:ilvl w:val="0"/>
          <w:numId w:val="3"/>
        </w:numPr>
        <w:rPr>
          <w:rFonts w:ascii="Arial" w:hAnsi="Arial" w:cs="Arial"/>
          <w:sz w:val="22"/>
          <w:szCs w:val="22"/>
        </w:rPr>
      </w:pPr>
      <w:r w:rsidRPr="00816200">
        <w:rPr>
          <w:rFonts w:ascii="Arial" w:hAnsi="Arial" w:cs="Arial"/>
          <w:sz w:val="22"/>
          <w:szCs w:val="22"/>
        </w:rPr>
        <w:t>Modular expansion of barns, pens, pastures, and support areas.</w:t>
      </w:r>
    </w:p>
    <w:p w14:paraId="5D6ADFFF" w14:textId="077935A0" w:rsidR="00467549" w:rsidRPr="00816200" w:rsidRDefault="00220DEC">
      <w:pPr>
        <w:pStyle w:val="Compact"/>
        <w:numPr>
          <w:ilvl w:val="0"/>
          <w:numId w:val="3"/>
        </w:numPr>
        <w:rPr>
          <w:rFonts w:ascii="Arial" w:hAnsi="Arial" w:cs="Arial"/>
          <w:sz w:val="22"/>
          <w:szCs w:val="22"/>
        </w:rPr>
      </w:pPr>
      <w:r w:rsidRPr="00816200">
        <w:rPr>
          <w:rFonts w:ascii="Arial" w:hAnsi="Arial" w:cs="Arial"/>
          <w:sz w:val="22"/>
          <w:szCs w:val="22"/>
        </w:rPr>
        <w:t>Efficient daily care, cleaning, feeding, washdown, veterinary access, and emergency response.</w:t>
      </w:r>
      <w:r w:rsidR="008C5E68" w:rsidRPr="008C5E68">
        <w:rPr>
          <w:rFonts w:ascii="Arial" w:hAnsi="Arial" w:cs="Arial"/>
          <w:sz w:val="22"/>
          <w:szCs w:val="22"/>
        </w:rPr>
        <w:t xml:space="preserve"> </w:t>
      </w:r>
      <w:r w:rsidR="008C5E68">
        <w:rPr>
          <w:rFonts w:ascii="Arial" w:hAnsi="Arial" w:cs="Arial"/>
          <w:sz w:val="22"/>
          <w:szCs w:val="22"/>
        </w:rPr>
        <w:t>Facilitate ease of maintenance access and operations.</w:t>
      </w:r>
    </w:p>
    <w:p w14:paraId="68201A5E" w14:textId="407BE8CC" w:rsidR="00467549" w:rsidRDefault="00220DEC">
      <w:pPr>
        <w:pStyle w:val="Compact"/>
        <w:numPr>
          <w:ilvl w:val="0"/>
          <w:numId w:val="3"/>
        </w:numPr>
        <w:rPr>
          <w:rFonts w:ascii="Arial" w:hAnsi="Arial" w:cs="Arial"/>
          <w:sz w:val="22"/>
          <w:szCs w:val="22"/>
        </w:rPr>
      </w:pPr>
      <w:r w:rsidRPr="412F95DA">
        <w:rPr>
          <w:rFonts w:ascii="Arial" w:hAnsi="Arial" w:cs="Arial"/>
          <w:sz w:val="22"/>
          <w:szCs w:val="22"/>
        </w:rPr>
        <w:t xml:space="preserve">Reasonable </w:t>
      </w:r>
      <w:ins w:id="7" w:author="Davis,Sarah W" w:date="2026-07-06T20:59:00Z" w16du:dateUtc="2026-07-06T20:59:56Z">
        <w:r w:rsidR="43F7A261" w:rsidRPr="412F95DA">
          <w:rPr>
            <w:rFonts w:ascii="Arial" w:hAnsi="Arial" w:cs="Arial"/>
            <w:sz w:val="22"/>
            <w:szCs w:val="22"/>
          </w:rPr>
          <w:t xml:space="preserve">and required </w:t>
        </w:r>
      </w:ins>
      <w:r w:rsidRPr="412F95DA">
        <w:rPr>
          <w:rFonts w:ascii="Arial" w:hAnsi="Arial" w:cs="Arial"/>
          <w:sz w:val="22"/>
          <w:szCs w:val="22"/>
        </w:rPr>
        <w:t>supervision of youth participants and public visitors.</w:t>
      </w:r>
    </w:p>
    <w:p w14:paraId="5AD3EDAB" w14:textId="4CB974CC" w:rsidR="007D67FD" w:rsidRPr="00816200" w:rsidRDefault="007D67FD">
      <w:pPr>
        <w:pStyle w:val="Compact"/>
        <w:numPr>
          <w:ilvl w:val="0"/>
          <w:numId w:val="3"/>
        </w:numPr>
        <w:rPr>
          <w:rFonts w:ascii="Arial" w:hAnsi="Arial" w:cs="Arial"/>
          <w:sz w:val="22"/>
          <w:szCs w:val="22"/>
        </w:rPr>
      </w:pPr>
      <w:r w:rsidRPr="412F95DA">
        <w:rPr>
          <w:rFonts w:ascii="Arial" w:hAnsi="Arial" w:cs="Arial"/>
          <w:sz w:val="22"/>
          <w:szCs w:val="22"/>
        </w:rPr>
        <w:t xml:space="preserve">Event hosting for Farm to Table experiences, arena shows, or other community </w:t>
      </w:r>
      <w:ins w:id="8" w:author="Davis,Sarah W" w:date="2026-07-06T20:58:00Z" w16du:dateUtc="2026-07-06T20:58:55Z">
        <w:r w:rsidR="717989B1" w:rsidRPr="412F95DA">
          <w:rPr>
            <w:rFonts w:ascii="Arial" w:hAnsi="Arial" w:cs="Arial"/>
            <w:sz w:val="22"/>
            <w:szCs w:val="22"/>
          </w:rPr>
          <w:t xml:space="preserve">and volunteer </w:t>
        </w:r>
      </w:ins>
      <w:r w:rsidRPr="412F95DA">
        <w:rPr>
          <w:rFonts w:ascii="Arial" w:hAnsi="Arial" w:cs="Arial"/>
          <w:sz w:val="22"/>
          <w:szCs w:val="22"/>
        </w:rPr>
        <w:t>events.</w:t>
      </w:r>
    </w:p>
    <w:p w14:paraId="32A07518" w14:textId="77777777" w:rsidR="00467549" w:rsidRPr="00816200" w:rsidRDefault="00220DEC">
      <w:pPr>
        <w:pStyle w:val="Compact"/>
        <w:numPr>
          <w:ilvl w:val="0"/>
          <w:numId w:val="3"/>
        </w:numPr>
        <w:rPr>
          <w:rFonts w:ascii="Arial" w:hAnsi="Arial" w:cs="Arial"/>
          <w:sz w:val="22"/>
          <w:szCs w:val="22"/>
        </w:rPr>
      </w:pPr>
      <w:r w:rsidRPr="00816200">
        <w:rPr>
          <w:rFonts w:ascii="Arial" w:hAnsi="Arial" w:cs="Arial"/>
          <w:sz w:val="22"/>
          <w:szCs w:val="22"/>
        </w:rPr>
        <w:t>Clear phasing that distinguishes minimum functional improvements from future expansion.</w:t>
      </w:r>
    </w:p>
    <w:p w14:paraId="50B8F79A" w14:textId="77777777" w:rsidR="00467549" w:rsidRPr="00816200" w:rsidRDefault="00220DEC">
      <w:pPr>
        <w:pStyle w:val="Heading3"/>
        <w:rPr>
          <w:rFonts w:ascii="Arial" w:hAnsi="Arial" w:cs="Arial"/>
          <w:sz w:val="22"/>
          <w:szCs w:val="22"/>
        </w:rPr>
      </w:pPr>
      <w:bookmarkStart w:id="9" w:name="animal-care-standard"/>
      <w:bookmarkEnd w:id="6"/>
      <w:r w:rsidRPr="00816200">
        <w:rPr>
          <w:rFonts w:ascii="Arial" w:hAnsi="Arial" w:cs="Arial"/>
          <w:sz w:val="22"/>
          <w:szCs w:val="22"/>
        </w:rPr>
        <w:t>3.2 Animal Care Standard</w:t>
      </w:r>
    </w:p>
    <w:p w14:paraId="62FFBFA3"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Animal husbandry spaces shall be planned to support the following Ag Guide principles:</w:t>
      </w:r>
    </w:p>
    <w:p w14:paraId="0867B140" w14:textId="77777777" w:rsidR="00467549" w:rsidRPr="00816200" w:rsidRDefault="00220DEC">
      <w:pPr>
        <w:pStyle w:val="Compact"/>
        <w:numPr>
          <w:ilvl w:val="0"/>
          <w:numId w:val="4"/>
        </w:numPr>
        <w:rPr>
          <w:rFonts w:ascii="Arial" w:hAnsi="Arial" w:cs="Arial"/>
          <w:sz w:val="22"/>
          <w:szCs w:val="22"/>
        </w:rPr>
      </w:pPr>
      <w:r w:rsidRPr="00816200">
        <w:rPr>
          <w:rFonts w:ascii="Arial" w:hAnsi="Arial" w:cs="Arial"/>
          <w:sz w:val="22"/>
          <w:szCs w:val="22"/>
        </w:rPr>
        <w:t>Animals shall have appropriate access to feed, clean water, shelter, ventilation, shade, sanitary housing, and species-appropriate social conditions.</w:t>
      </w:r>
    </w:p>
    <w:p w14:paraId="0D07A059" w14:textId="77777777" w:rsidR="00467549" w:rsidRPr="00816200" w:rsidRDefault="00220DEC">
      <w:pPr>
        <w:pStyle w:val="Compact"/>
        <w:numPr>
          <w:ilvl w:val="0"/>
          <w:numId w:val="4"/>
        </w:numPr>
        <w:rPr>
          <w:rFonts w:ascii="Arial" w:hAnsi="Arial" w:cs="Arial"/>
          <w:sz w:val="22"/>
          <w:szCs w:val="22"/>
        </w:rPr>
      </w:pPr>
      <w:r w:rsidRPr="00816200">
        <w:rPr>
          <w:rFonts w:ascii="Arial" w:hAnsi="Arial" w:cs="Arial"/>
          <w:sz w:val="22"/>
          <w:szCs w:val="22"/>
        </w:rPr>
        <w:t>Space shall be sufficient for normal postural adjustments, including standing, lying, resting, eating, drinking, and elimination.</w:t>
      </w:r>
    </w:p>
    <w:p w14:paraId="789F1D5E" w14:textId="77777777" w:rsidR="00467549" w:rsidRPr="00816200" w:rsidRDefault="00220DEC">
      <w:pPr>
        <w:pStyle w:val="Compact"/>
        <w:numPr>
          <w:ilvl w:val="0"/>
          <w:numId w:val="4"/>
        </w:numPr>
        <w:rPr>
          <w:rFonts w:ascii="Arial" w:hAnsi="Arial" w:cs="Arial"/>
          <w:sz w:val="22"/>
          <w:szCs w:val="22"/>
        </w:rPr>
      </w:pPr>
      <w:r w:rsidRPr="00816200">
        <w:rPr>
          <w:rFonts w:ascii="Arial" w:hAnsi="Arial" w:cs="Arial"/>
          <w:sz w:val="22"/>
          <w:szCs w:val="22"/>
        </w:rPr>
        <w:t>Facilities shall support daily observation and timely identification of illness, injury, stress, or unsafe conditions.</w:t>
      </w:r>
    </w:p>
    <w:p w14:paraId="0B369158" w14:textId="77777777" w:rsidR="00467549" w:rsidRPr="00816200" w:rsidRDefault="00220DEC">
      <w:pPr>
        <w:pStyle w:val="Compact"/>
        <w:numPr>
          <w:ilvl w:val="0"/>
          <w:numId w:val="4"/>
        </w:numPr>
        <w:rPr>
          <w:rFonts w:ascii="Arial" w:hAnsi="Arial" w:cs="Arial"/>
          <w:sz w:val="22"/>
          <w:szCs w:val="22"/>
        </w:rPr>
      </w:pPr>
      <w:r w:rsidRPr="00816200">
        <w:rPr>
          <w:rFonts w:ascii="Arial" w:hAnsi="Arial" w:cs="Arial"/>
          <w:sz w:val="22"/>
          <w:szCs w:val="22"/>
        </w:rPr>
        <w:t>Facilities shall support appropriate segregation or temporary holding of sick, injured, newly arrived, or incompatible animals.</w:t>
      </w:r>
    </w:p>
    <w:p w14:paraId="4772898D" w14:textId="77777777" w:rsidR="00467549" w:rsidRPr="00816200" w:rsidRDefault="00220DEC">
      <w:pPr>
        <w:pStyle w:val="Compact"/>
        <w:numPr>
          <w:ilvl w:val="0"/>
          <w:numId w:val="4"/>
        </w:numPr>
        <w:rPr>
          <w:rFonts w:ascii="Arial" w:hAnsi="Arial" w:cs="Arial"/>
          <w:sz w:val="22"/>
          <w:szCs w:val="22"/>
        </w:rPr>
      </w:pPr>
      <w:r w:rsidRPr="00816200">
        <w:rPr>
          <w:rFonts w:ascii="Arial" w:hAnsi="Arial" w:cs="Arial"/>
          <w:sz w:val="22"/>
          <w:szCs w:val="22"/>
        </w:rPr>
        <w:t>Feed, bedding, water, waste, and chemicals shall be managed to reduce pests, contamination, odors, disease transmission, and water-quality impacts.</w:t>
      </w:r>
    </w:p>
    <w:p w14:paraId="1013C2FD" w14:textId="77777777" w:rsidR="00467549" w:rsidRPr="00816200" w:rsidRDefault="00220DEC">
      <w:pPr>
        <w:pStyle w:val="Compact"/>
        <w:numPr>
          <w:ilvl w:val="0"/>
          <w:numId w:val="4"/>
        </w:numPr>
        <w:rPr>
          <w:rFonts w:ascii="Arial" w:hAnsi="Arial" w:cs="Arial"/>
          <w:sz w:val="22"/>
          <w:szCs w:val="22"/>
        </w:rPr>
      </w:pPr>
      <w:r w:rsidRPr="00816200">
        <w:rPr>
          <w:rFonts w:ascii="Arial" w:hAnsi="Arial" w:cs="Arial"/>
          <w:sz w:val="22"/>
          <w:szCs w:val="22"/>
        </w:rPr>
        <w:t>Handling and restraint facilities shall be species-appropriate and arranged to reduce stress, injury, and unsafe interactions between animals and handlers.</w:t>
      </w:r>
    </w:p>
    <w:p w14:paraId="612C1270" w14:textId="77777777" w:rsidR="00467549" w:rsidRPr="00816200" w:rsidRDefault="00220DEC">
      <w:pPr>
        <w:pStyle w:val="Compact"/>
        <w:numPr>
          <w:ilvl w:val="0"/>
          <w:numId w:val="4"/>
        </w:numPr>
        <w:rPr>
          <w:rFonts w:ascii="Arial" w:hAnsi="Arial" w:cs="Arial"/>
          <w:sz w:val="22"/>
          <w:szCs w:val="22"/>
        </w:rPr>
      </w:pPr>
      <w:r w:rsidRPr="00816200">
        <w:rPr>
          <w:rFonts w:ascii="Arial" w:hAnsi="Arial" w:cs="Arial"/>
          <w:sz w:val="22"/>
          <w:szCs w:val="22"/>
        </w:rPr>
        <w:t>Biosecurity practices shall be supported through circulation, separation, cleanable surfaces, pest control, and operational procedures.</w:t>
      </w:r>
    </w:p>
    <w:p w14:paraId="72CC4B2B" w14:textId="77777777" w:rsidR="00467549" w:rsidRPr="00816200" w:rsidRDefault="00220DEC">
      <w:pPr>
        <w:pStyle w:val="Heading3"/>
        <w:rPr>
          <w:rFonts w:ascii="Arial" w:hAnsi="Arial" w:cs="Arial"/>
          <w:sz w:val="22"/>
          <w:szCs w:val="22"/>
        </w:rPr>
      </w:pPr>
      <w:bookmarkStart w:id="10" w:name="modularity"/>
      <w:bookmarkEnd w:id="9"/>
      <w:r w:rsidRPr="00816200">
        <w:rPr>
          <w:rFonts w:ascii="Arial" w:hAnsi="Arial" w:cs="Arial"/>
          <w:sz w:val="22"/>
          <w:szCs w:val="22"/>
        </w:rPr>
        <w:t>3.3 Modularity</w:t>
      </w:r>
    </w:p>
    <w:p w14:paraId="226CB3D3"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Animal housing shall be designed for adaptable use. Pens, panels, gates, alleys, water systems, and support spaces shall allow reconfiguration as program demand changes.</w:t>
      </w:r>
    </w:p>
    <w:p w14:paraId="3F3B5B3A" w14:textId="77777777" w:rsidR="00467549" w:rsidRDefault="00220DEC">
      <w:pPr>
        <w:pStyle w:val="BodyText"/>
        <w:rPr>
          <w:rFonts w:ascii="Arial" w:hAnsi="Arial" w:cs="Arial"/>
          <w:sz w:val="22"/>
          <w:szCs w:val="22"/>
        </w:rPr>
      </w:pPr>
      <w:r w:rsidRPr="00816200">
        <w:rPr>
          <w:rFonts w:ascii="Arial" w:hAnsi="Arial" w:cs="Arial"/>
          <w:sz w:val="22"/>
          <w:szCs w:val="22"/>
        </w:rPr>
        <w:t>The Owner’s intent is to accommodate individual applicant needs on a first-come, first-served basis where practical. Therefore, the program should avoid over-specialized fixed layouts unless required for safety, welfare, or operational efficiency.</w:t>
      </w:r>
    </w:p>
    <w:p w14:paraId="45368343" w14:textId="77777777" w:rsidR="00816200" w:rsidRPr="00816200" w:rsidRDefault="00816200" w:rsidP="00816200">
      <w:pPr>
        <w:pStyle w:val="BodyText"/>
        <w:rPr>
          <w:rFonts w:ascii="Arial" w:hAnsi="Arial" w:cs="Arial"/>
          <w:color w:val="153D63" w:themeColor="text2" w:themeTint="E6"/>
          <w:sz w:val="22"/>
          <w:szCs w:val="22"/>
        </w:rPr>
      </w:pPr>
      <w:r w:rsidRPr="00816200">
        <w:rPr>
          <w:rFonts w:ascii="Arial" w:hAnsi="Arial" w:cs="Arial"/>
          <w:color w:val="153D63" w:themeColor="text2" w:themeTint="E6"/>
          <w:sz w:val="22"/>
          <w:szCs w:val="22"/>
        </w:rPr>
        <w:t>3.4 Dimensional Basis of Planning</w:t>
      </w:r>
    </w:p>
    <w:p w14:paraId="57566F57" w14:textId="77777777" w:rsidR="00816200" w:rsidRPr="00816200" w:rsidRDefault="00816200" w:rsidP="00816200">
      <w:pPr>
        <w:pStyle w:val="BodyText"/>
        <w:rPr>
          <w:rFonts w:ascii="Arial" w:hAnsi="Arial" w:cs="Arial"/>
          <w:sz w:val="22"/>
          <w:szCs w:val="22"/>
        </w:rPr>
      </w:pPr>
      <w:r w:rsidRPr="00816200">
        <w:rPr>
          <w:rFonts w:ascii="Arial" w:hAnsi="Arial" w:cs="Arial"/>
          <w:sz w:val="22"/>
          <w:szCs w:val="22"/>
        </w:rPr>
        <w:t>Animal housing dimensions shall use The Farm’s established local planning modules as the initial basis of design: 12'-0" x 24'-0" cattle pens and 6'-0" x 10'-0" small animal pens, unless revised by the Owner during program confirmation.</w:t>
      </w:r>
    </w:p>
    <w:p w14:paraId="29FA50D2" w14:textId="77777777" w:rsidR="00816200" w:rsidRPr="00816200" w:rsidRDefault="00816200" w:rsidP="00816200">
      <w:pPr>
        <w:pStyle w:val="BodyText"/>
        <w:rPr>
          <w:rFonts w:ascii="Arial" w:hAnsi="Arial" w:cs="Arial"/>
          <w:sz w:val="22"/>
          <w:szCs w:val="22"/>
        </w:rPr>
      </w:pPr>
      <w:r w:rsidRPr="00816200">
        <w:rPr>
          <w:rFonts w:ascii="Arial" w:hAnsi="Arial" w:cs="Arial"/>
          <w:sz w:val="22"/>
          <w:szCs w:val="22"/>
        </w:rPr>
        <w:t>These modules are intended to serve as planning standards for conceptual design, phasing, and cost estimating. They shall be evaluated against the Ag Guide’s species-specific floor-area, handling, feeding, watering, ventilation, sanitation, and animal welfare criteria based on final animal type, size, group size, and duration of housing.</w:t>
      </w:r>
    </w:p>
    <w:p w14:paraId="02FB5791" w14:textId="77777777" w:rsidR="00816200" w:rsidRPr="00816200" w:rsidRDefault="00816200" w:rsidP="00816200">
      <w:pPr>
        <w:pStyle w:val="BodyText"/>
        <w:rPr>
          <w:rFonts w:ascii="Arial" w:hAnsi="Arial" w:cs="Arial"/>
          <w:sz w:val="22"/>
          <w:szCs w:val="22"/>
        </w:rPr>
      </w:pPr>
      <w:r w:rsidRPr="00816200">
        <w:rPr>
          <w:rFonts w:ascii="Arial" w:hAnsi="Arial" w:cs="Arial"/>
          <w:sz w:val="22"/>
          <w:szCs w:val="22"/>
        </w:rPr>
        <w:lastRenderedPageBreak/>
        <w:t>Where the Ag Guide provides performance-based space allowances rather than fixed pen dimensions, the design team shall document the planning assumptions used to confirm adequacy of each pen module, including:</w:t>
      </w:r>
    </w:p>
    <w:p w14:paraId="7F5B0FE4" w14:textId="77777777" w:rsidR="00816200" w:rsidRPr="00816200" w:rsidRDefault="00816200" w:rsidP="00816200">
      <w:pPr>
        <w:pStyle w:val="BodyText"/>
        <w:numPr>
          <w:ilvl w:val="0"/>
          <w:numId w:val="48"/>
        </w:numPr>
        <w:rPr>
          <w:rFonts w:ascii="Arial" w:hAnsi="Arial" w:cs="Arial"/>
          <w:sz w:val="22"/>
          <w:szCs w:val="22"/>
        </w:rPr>
      </w:pPr>
      <w:r w:rsidRPr="00816200">
        <w:rPr>
          <w:rFonts w:ascii="Arial" w:hAnsi="Arial" w:cs="Arial"/>
          <w:sz w:val="22"/>
          <w:szCs w:val="22"/>
        </w:rPr>
        <w:t>Animal type and anticipated body size or weight range.</w:t>
      </w:r>
    </w:p>
    <w:p w14:paraId="637DA333" w14:textId="77777777" w:rsidR="00816200" w:rsidRPr="00816200" w:rsidRDefault="00816200" w:rsidP="00816200">
      <w:pPr>
        <w:pStyle w:val="BodyText"/>
        <w:numPr>
          <w:ilvl w:val="0"/>
          <w:numId w:val="48"/>
        </w:numPr>
        <w:rPr>
          <w:rFonts w:ascii="Arial" w:hAnsi="Arial" w:cs="Arial"/>
          <w:sz w:val="22"/>
          <w:szCs w:val="22"/>
        </w:rPr>
      </w:pPr>
      <w:r w:rsidRPr="00816200">
        <w:rPr>
          <w:rFonts w:ascii="Arial" w:hAnsi="Arial" w:cs="Arial"/>
          <w:sz w:val="22"/>
          <w:szCs w:val="22"/>
        </w:rPr>
        <w:t>Number of animals per pen.</w:t>
      </w:r>
    </w:p>
    <w:p w14:paraId="65EAD8BB" w14:textId="77777777" w:rsidR="00816200" w:rsidRPr="00816200" w:rsidRDefault="00816200" w:rsidP="00816200">
      <w:pPr>
        <w:pStyle w:val="BodyText"/>
        <w:numPr>
          <w:ilvl w:val="0"/>
          <w:numId w:val="48"/>
        </w:numPr>
        <w:rPr>
          <w:rFonts w:ascii="Arial" w:hAnsi="Arial" w:cs="Arial"/>
          <w:sz w:val="22"/>
          <w:szCs w:val="22"/>
        </w:rPr>
      </w:pPr>
      <w:r w:rsidRPr="00816200">
        <w:rPr>
          <w:rFonts w:ascii="Arial" w:hAnsi="Arial" w:cs="Arial"/>
          <w:sz w:val="22"/>
          <w:szCs w:val="22"/>
        </w:rPr>
        <w:t>Whether animals are housed individually or in groups.</w:t>
      </w:r>
    </w:p>
    <w:p w14:paraId="7D896BC6" w14:textId="77777777" w:rsidR="00816200" w:rsidRPr="00816200" w:rsidRDefault="00816200" w:rsidP="00816200">
      <w:pPr>
        <w:pStyle w:val="BodyText"/>
        <w:numPr>
          <w:ilvl w:val="0"/>
          <w:numId w:val="48"/>
        </w:numPr>
        <w:rPr>
          <w:rFonts w:ascii="Arial" w:hAnsi="Arial" w:cs="Arial"/>
          <w:sz w:val="22"/>
          <w:szCs w:val="22"/>
        </w:rPr>
      </w:pPr>
      <w:r w:rsidRPr="00816200">
        <w:rPr>
          <w:rFonts w:ascii="Arial" w:hAnsi="Arial" w:cs="Arial"/>
          <w:sz w:val="22"/>
          <w:szCs w:val="22"/>
        </w:rPr>
        <w:t>Bedding, flooring, and drainage system.</w:t>
      </w:r>
    </w:p>
    <w:p w14:paraId="1BF89613" w14:textId="77777777" w:rsidR="00816200" w:rsidRPr="00816200" w:rsidRDefault="00816200" w:rsidP="00816200">
      <w:pPr>
        <w:pStyle w:val="BodyText"/>
        <w:numPr>
          <w:ilvl w:val="0"/>
          <w:numId w:val="48"/>
        </w:numPr>
        <w:rPr>
          <w:rFonts w:ascii="Arial" w:hAnsi="Arial" w:cs="Arial"/>
          <w:sz w:val="22"/>
          <w:szCs w:val="22"/>
        </w:rPr>
      </w:pPr>
      <w:r w:rsidRPr="00816200">
        <w:rPr>
          <w:rFonts w:ascii="Arial" w:hAnsi="Arial" w:cs="Arial"/>
          <w:sz w:val="22"/>
          <w:szCs w:val="22"/>
        </w:rPr>
        <w:t>Feed and water access.</w:t>
      </w:r>
    </w:p>
    <w:p w14:paraId="2AA21638" w14:textId="77777777" w:rsidR="00816200" w:rsidRPr="00816200" w:rsidRDefault="00816200" w:rsidP="00816200">
      <w:pPr>
        <w:pStyle w:val="BodyText"/>
        <w:numPr>
          <w:ilvl w:val="0"/>
          <w:numId w:val="48"/>
        </w:numPr>
        <w:rPr>
          <w:rFonts w:ascii="Arial" w:hAnsi="Arial" w:cs="Arial"/>
          <w:sz w:val="22"/>
          <w:szCs w:val="22"/>
        </w:rPr>
      </w:pPr>
      <w:r w:rsidRPr="00816200">
        <w:rPr>
          <w:rFonts w:ascii="Arial" w:hAnsi="Arial" w:cs="Arial"/>
          <w:sz w:val="22"/>
          <w:szCs w:val="22"/>
        </w:rPr>
        <w:t>Duration of housing, including seasonal or year-round use.</w:t>
      </w:r>
    </w:p>
    <w:p w14:paraId="273B287A" w14:textId="77777777" w:rsidR="00816200" w:rsidRPr="00816200" w:rsidRDefault="00816200" w:rsidP="00816200">
      <w:pPr>
        <w:pStyle w:val="BodyText"/>
        <w:numPr>
          <w:ilvl w:val="0"/>
          <w:numId w:val="48"/>
        </w:numPr>
        <w:rPr>
          <w:rFonts w:ascii="Arial" w:hAnsi="Arial" w:cs="Arial"/>
          <w:sz w:val="22"/>
          <w:szCs w:val="22"/>
        </w:rPr>
      </w:pPr>
      <w:r w:rsidRPr="00816200">
        <w:rPr>
          <w:rFonts w:ascii="Arial" w:hAnsi="Arial" w:cs="Arial"/>
          <w:sz w:val="22"/>
          <w:szCs w:val="22"/>
        </w:rPr>
        <w:t>Required separation, isolation, temporary holding, or quarantine functions.</w:t>
      </w:r>
    </w:p>
    <w:p w14:paraId="238CAAC3" w14:textId="77777777" w:rsidR="00816200" w:rsidRPr="00816200" w:rsidRDefault="00816200" w:rsidP="00816200">
      <w:pPr>
        <w:pStyle w:val="BodyText"/>
        <w:numPr>
          <w:ilvl w:val="0"/>
          <w:numId w:val="48"/>
        </w:numPr>
        <w:rPr>
          <w:rFonts w:ascii="Arial" w:hAnsi="Arial" w:cs="Arial"/>
          <w:sz w:val="22"/>
          <w:szCs w:val="22"/>
        </w:rPr>
      </w:pPr>
      <w:r w:rsidRPr="00816200">
        <w:rPr>
          <w:rFonts w:ascii="Arial" w:hAnsi="Arial" w:cs="Arial"/>
          <w:sz w:val="22"/>
          <w:szCs w:val="22"/>
        </w:rPr>
        <w:t>Operational requirements for cleaning, observation, handling, and safe animal movement.</w:t>
      </w:r>
    </w:p>
    <w:p w14:paraId="7783339A" w14:textId="3D7CFA02" w:rsidR="00816200" w:rsidRPr="00816200" w:rsidRDefault="00816200">
      <w:pPr>
        <w:pStyle w:val="BodyText"/>
        <w:rPr>
          <w:rFonts w:ascii="Arial" w:hAnsi="Arial" w:cs="Arial"/>
          <w:sz w:val="22"/>
          <w:szCs w:val="22"/>
        </w:rPr>
      </w:pPr>
      <w:r w:rsidRPr="00816200">
        <w:rPr>
          <w:rFonts w:ascii="Arial" w:hAnsi="Arial" w:cs="Arial"/>
          <w:sz w:val="22"/>
          <w:szCs w:val="22"/>
        </w:rPr>
        <w:t>The intent is to use the Ag Guide as the animal-care performance standard, while using The Farm’s proven local pen modules as the Owner-reviewed dimensional precedent for this project.</w:t>
      </w:r>
    </w:p>
    <w:p w14:paraId="6327950A" w14:textId="741D25E6" w:rsidR="00467549" w:rsidRPr="00816200" w:rsidRDefault="00220DEC">
      <w:pPr>
        <w:pStyle w:val="Heading3"/>
        <w:rPr>
          <w:rFonts w:ascii="Arial" w:hAnsi="Arial" w:cs="Arial"/>
          <w:sz w:val="22"/>
          <w:szCs w:val="22"/>
        </w:rPr>
      </w:pPr>
      <w:bookmarkStart w:id="11" w:name="durability"/>
      <w:bookmarkEnd w:id="10"/>
      <w:r w:rsidRPr="00816200">
        <w:rPr>
          <w:rFonts w:ascii="Arial" w:hAnsi="Arial" w:cs="Arial"/>
          <w:sz w:val="22"/>
          <w:szCs w:val="22"/>
        </w:rPr>
        <w:t>3.</w:t>
      </w:r>
      <w:r w:rsidR="00816200">
        <w:rPr>
          <w:rFonts w:ascii="Arial" w:hAnsi="Arial" w:cs="Arial"/>
          <w:sz w:val="22"/>
          <w:szCs w:val="22"/>
        </w:rPr>
        <w:t>5</w:t>
      </w:r>
      <w:r w:rsidRPr="00816200">
        <w:rPr>
          <w:rFonts w:ascii="Arial" w:hAnsi="Arial" w:cs="Arial"/>
          <w:sz w:val="22"/>
          <w:szCs w:val="22"/>
        </w:rPr>
        <w:t xml:space="preserve"> Durability</w:t>
      </w:r>
    </w:p>
    <w:p w14:paraId="008D79BA"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Animal-care facilities shall be designed for heavy agricultural use, including water exposure, impact, corrosion, manure, bedding, rodents, insects, and daily cleaning.</w:t>
      </w:r>
    </w:p>
    <w:p w14:paraId="4E8386EC" w14:textId="77777777" w:rsidR="00467549" w:rsidRPr="00816200" w:rsidRDefault="00220DEC">
      <w:pPr>
        <w:pStyle w:val="BodyText"/>
        <w:rPr>
          <w:rFonts w:ascii="Arial" w:hAnsi="Arial" w:cs="Arial"/>
          <w:sz w:val="22"/>
          <w:szCs w:val="22"/>
        </w:rPr>
      </w:pPr>
      <w:r w:rsidRPr="00816200">
        <w:rPr>
          <w:rFonts w:ascii="Arial" w:hAnsi="Arial" w:cs="Arial"/>
          <w:sz w:val="22"/>
          <w:szCs w:val="22"/>
        </w:rPr>
        <w:t>Preferred durability criteria include:</w:t>
      </w:r>
    </w:p>
    <w:p w14:paraId="26DBE7F9" w14:textId="77777777" w:rsidR="00467549" w:rsidRPr="00816200" w:rsidRDefault="00220DEC">
      <w:pPr>
        <w:pStyle w:val="Compact"/>
        <w:numPr>
          <w:ilvl w:val="0"/>
          <w:numId w:val="5"/>
        </w:numPr>
        <w:rPr>
          <w:rFonts w:ascii="Arial" w:hAnsi="Arial" w:cs="Arial"/>
          <w:sz w:val="22"/>
          <w:szCs w:val="22"/>
        </w:rPr>
      </w:pPr>
      <w:r w:rsidRPr="00816200">
        <w:rPr>
          <w:rFonts w:ascii="Arial" w:hAnsi="Arial" w:cs="Arial"/>
          <w:sz w:val="22"/>
          <w:szCs w:val="22"/>
        </w:rPr>
        <w:t>Galvanized or corrosion-resistant animal panels, gates, fasteners, and hardware.</w:t>
      </w:r>
    </w:p>
    <w:p w14:paraId="5D5F1166" w14:textId="77777777" w:rsidR="00467549" w:rsidRPr="00816200" w:rsidRDefault="00220DEC">
      <w:pPr>
        <w:pStyle w:val="Compact"/>
        <w:numPr>
          <w:ilvl w:val="0"/>
          <w:numId w:val="5"/>
        </w:numPr>
        <w:rPr>
          <w:rFonts w:ascii="Arial" w:hAnsi="Arial" w:cs="Arial"/>
          <w:sz w:val="22"/>
          <w:szCs w:val="22"/>
        </w:rPr>
      </w:pPr>
      <w:r w:rsidRPr="00816200">
        <w:rPr>
          <w:rFonts w:ascii="Arial" w:hAnsi="Arial" w:cs="Arial"/>
          <w:sz w:val="22"/>
          <w:szCs w:val="22"/>
        </w:rPr>
        <w:t>Heavy-duty outdoor-rated fans and fixtures.</w:t>
      </w:r>
    </w:p>
    <w:p w14:paraId="232B5D02" w14:textId="77777777" w:rsidR="00467549" w:rsidRPr="00816200" w:rsidRDefault="00220DEC">
      <w:pPr>
        <w:pStyle w:val="Compact"/>
        <w:numPr>
          <w:ilvl w:val="0"/>
          <w:numId w:val="5"/>
        </w:numPr>
        <w:rPr>
          <w:rFonts w:ascii="Arial" w:hAnsi="Arial" w:cs="Arial"/>
          <w:sz w:val="22"/>
          <w:szCs w:val="22"/>
        </w:rPr>
      </w:pPr>
      <w:r w:rsidRPr="00816200">
        <w:rPr>
          <w:rFonts w:ascii="Arial" w:hAnsi="Arial" w:cs="Arial"/>
          <w:sz w:val="22"/>
          <w:szCs w:val="22"/>
        </w:rPr>
        <w:t>Cast iron or similarly durable automatic waterers where appropriate.</w:t>
      </w:r>
    </w:p>
    <w:p w14:paraId="519BDF3B" w14:textId="77777777" w:rsidR="00467549" w:rsidRPr="00816200" w:rsidRDefault="00220DEC">
      <w:pPr>
        <w:pStyle w:val="Compact"/>
        <w:numPr>
          <w:ilvl w:val="0"/>
          <w:numId w:val="5"/>
        </w:numPr>
        <w:rPr>
          <w:rFonts w:ascii="Arial" w:hAnsi="Arial" w:cs="Arial"/>
          <w:sz w:val="22"/>
          <w:szCs w:val="22"/>
        </w:rPr>
      </w:pPr>
      <w:r w:rsidRPr="00816200">
        <w:rPr>
          <w:rFonts w:ascii="Arial" w:hAnsi="Arial" w:cs="Arial"/>
          <w:sz w:val="22"/>
          <w:szCs w:val="22"/>
        </w:rPr>
        <w:t>Exposed piping protected from damage, with metal piping and durable couplings in animal areas.</w:t>
      </w:r>
    </w:p>
    <w:p w14:paraId="63CFBB8A" w14:textId="77777777" w:rsidR="00467549" w:rsidRPr="00816200" w:rsidRDefault="00220DEC">
      <w:pPr>
        <w:pStyle w:val="Compact"/>
        <w:numPr>
          <w:ilvl w:val="0"/>
          <w:numId w:val="5"/>
        </w:numPr>
        <w:rPr>
          <w:rFonts w:ascii="Arial" w:hAnsi="Arial" w:cs="Arial"/>
          <w:sz w:val="22"/>
          <w:szCs w:val="22"/>
        </w:rPr>
      </w:pPr>
      <w:r w:rsidRPr="00816200">
        <w:rPr>
          <w:rFonts w:ascii="Arial" w:hAnsi="Arial" w:cs="Arial"/>
          <w:sz w:val="22"/>
          <w:szCs w:val="22"/>
        </w:rPr>
        <w:t>Secured pendant fixtures and utilities protected from animal contact and wind movement.</w:t>
      </w:r>
    </w:p>
    <w:p w14:paraId="335A868F" w14:textId="77777777" w:rsidR="00467549" w:rsidRPr="00816200" w:rsidRDefault="00220DEC">
      <w:pPr>
        <w:pStyle w:val="Compact"/>
        <w:numPr>
          <w:ilvl w:val="0"/>
          <w:numId w:val="5"/>
        </w:numPr>
        <w:rPr>
          <w:rFonts w:ascii="Arial" w:hAnsi="Arial" w:cs="Arial"/>
          <w:sz w:val="22"/>
          <w:szCs w:val="22"/>
        </w:rPr>
      </w:pPr>
      <w:r w:rsidRPr="00816200">
        <w:rPr>
          <w:rFonts w:ascii="Arial" w:hAnsi="Arial" w:cs="Arial"/>
          <w:sz w:val="22"/>
          <w:szCs w:val="22"/>
        </w:rPr>
        <w:t>Deep roof overhangs, gutters, or other perimeter drainage strategies to reduce bedding erosion and localized flooding.</w:t>
      </w:r>
    </w:p>
    <w:p w14:paraId="32E8E53B" w14:textId="77777777" w:rsidR="00467549" w:rsidRPr="00816200" w:rsidRDefault="00220DEC">
      <w:pPr>
        <w:pStyle w:val="Compact"/>
        <w:numPr>
          <w:ilvl w:val="0"/>
          <w:numId w:val="5"/>
        </w:numPr>
        <w:rPr>
          <w:rFonts w:ascii="Arial" w:hAnsi="Arial" w:cs="Arial"/>
          <w:sz w:val="22"/>
          <w:szCs w:val="22"/>
        </w:rPr>
      </w:pPr>
      <w:r w:rsidRPr="00816200">
        <w:rPr>
          <w:rFonts w:ascii="Arial" w:hAnsi="Arial" w:cs="Arial"/>
          <w:sz w:val="22"/>
          <w:szCs w:val="22"/>
        </w:rPr>
        <w:t>Cleanable and rodent-resistant feed, tack, and storage areas.</w:t>
      </w:r>
    </w:p>
    <w:p w14:paraId="2BAED4A3" w14:textId="4D235BD1" w:rsidR="00467549" w:rsidRPr="00816200" w:rsidRDefault="00220DEC">
      <w:pPr>
        <w:pStyle w:val="Heading3"/>
        <w:rPr>
          <w:rFonts w:ascii="Arial" w:hAnsi="Arial" w:cs="Arial"/>
          <w:sz w:val="22"/>
          <w:szCs w:val="22"/>
        </w:rPr>
      </w:pPr>
      <w:bookmarkStart w:id="12" w:name="security-and-access-control"/>
      <w:bookmarkEnd w:id="11"/>
      <w:r w:rsidRPr="00816200">
        <w:rPr>
          <w:rFonts w:ascii="Arial" w:hAnsi="Arial" w:cs="Arial"/>
          <w:sz w:val="22"/>
          <w:szCs w:val="22"/>
        </w:rPr>
        <w:t>3.</w:t>
      </w:r>
      <w:r w:rsidR="00816200">
        <w:rPr>
          <w:rFonts w:ascii="Arial" w:hAnsi="Arial" w:cs="Arial"/>
          <w:sz w:val="22"/>
          <w:szCs w:val="22"/>
        </w:rPr>
        <w:t>6</w:t>
      </w:r>
      <w:r w:rsidRPr="00816200">
        <w:rPr>
          <w:rFonts w:ascii="Arial" w:hAnsi="Arial" w:cs="Arial"/>
          <w:sz w:val="22"/>
          <w:szCs w:val="22"/>
        </w:rPr>
        <w:t xml:space="preserve"> Security and Access Control</w:t>
      </w:r>
    </w:p>
    <w:p w14:paraId="6D2040A3" w14:textId="2A0B0EF3" w:rsidR="00467549" w:rsidRPr="00816200" w:rsidRDefault="00220DEC">
      <w:pPr>
        <w:pStyle w:val="FirstParagraph"/>
        <w:rPr>
          <w:rFonts w:ascii="Arial" w:hAnsi="Arial" w:cs="Arial"/>
          <w:sz w:val="22"/>
          <w:szCs w:val="22"/>
        </w:rPr>
      </w:pPr>
      <w:r w:rsidRPr="412F95DA">
        <w:rPr>
          <w:rFonts w:ascii="Arial" w:hAnsi="Arial" w:cs="Arial"/>
          <w:sz w:val="22"/>
          <w:szCs w:val="22"/>
        </w:rPr>
        <w:t>The facility shall support secure after-hours operation and appropriate</w:t>
      </w:r>
      <w:ins w:id="13" w:author="Davis,Sarah W" w:date="2026-07-06T21:34:00Z" w16du:dateUtc="2026-07-06T21:34:50Z">
        <w:r w:rsidR="1611EF10" w:rsidRPr="412F95DA">
          <w:rPr>
            <w:rFonts w:ascii="Arial" w:hAnsi="Arial" w:cs="Arial"/>
            <w:sz w:val="22"/>
            <w:szCs w:val="22"/>
          </w:rPr>
          <w:t xml:space="preserve"> protocol for</w:t>
        </w:r>
      </w:ins>
      <w:r w:rsidRPr="412F95DA">
        <w:rPr>
          <w:rFonts w:ascii="Arial" w:hAnsi="Arial" w:cs="Arial"/>
          <w:sz w:val="22"/>
          <w:szCs w:val="22"/>
        </w:rPr>
        <w:t xml:space="preserve"> supervision of youth participants.</w:t>
      </w:r>
    </w:p>
    <w:p w14:paraId="095C9BBD" w14:textId="77777777" w:rsidR="00467549" w:rsidRPr="00816200" w:rsidRDefault="00220DEC">
      <w:pPr>
        <w:pStyle w:val="BodyText"/>
        <w:rPr>
          <w:rFonts w:ascii="Arial" w:hAnsi="Arial" w:cs="Arial"/>
          <w:sz w:val="22"/>
          <w:szCs w:val="22"/>
        </w:rPr>
      </w:pPr>
      <w:r w:rsidRPr="00816200">
        <w:rPr>
          <w:rFonts w:ascii="Arial" w:hAnsi="Arial" w:cs="Arial"/>
          <w:sz w:val="22"/>
          <w:szCs w:val="22"/>
        </w:rPr>
        <w:t>Criteria shall include:</w:t>
      </w:r>
    </w:p>
    <w:p w14:paraId="40CF5224" w14:textId="77777777" w:rsidR="00467549" w:rsidRPr="00816200" w:rsidRDefault="00220DEC">
      <w:pPr>
        <w:pStyle w:val="Compact"/>
        <w:numPr>
          <w:ilvl w:val="0"/>
          <w:numId w:val="6"/>
        </w:numPr>
        <w:rPr>
          <w:rFonts w:ascii="Arial" w:hAnsi="Arial" w:cs="Arial"/>
          <w:sz w:val="22"/>
          <w:szCs w:val="22"/>
        </w:rPr>
      </w:pPr>
      <w:r w:rsidRPr="00816200">
        <w:rPr>
          <w:rFonts w:ascii="Arial" w:hAnsi="Arial" w:cs="Arial"/>
          <w:sz w:val="22"/>
          <w:szCs w:val="22"/>
        </w:rPr>
        <w:t>Controlled vehicular access.</w:t>
      </w:r>
    </w:p>
    <w:p w14:paraId="6C8EF68F" w14:textId="57140FAB" w:rsidR="00467549" w:rsidRPr="00816200" w:rsidRDefault="00220DEC">
      <w:pPr>
        <w:pStyle w:val="Compact"/>
        <w:numPr>
          <w:ilvl w:val="0"/>
          <w:numId w:val="6"/>
        </w:numPr>
        <w:rPr>
          <w:rFonts w:ascii="Arial" w:hAnsi="Arial" w:cs="Arial"/>
          <w:sz w:val="22"/>
          <w:szCs w:val="22"/>
        </w:rPr>
      </w:pPr>
      <w:r w:rsidRPr="00816200">
        <w:rPr>
          <w:rFonts w:ascii="Arial" w:hAnsi="Arial" w:cs="Arial"/>
          <w:sz w:val="22"/>
          <w:szCs w:val="22"/>
        </w:rPr>
        <w:t>Trailer staging and service access.</w:t>
      </w:r>
      <w:r w:rsidR="008C5E68">
        <w:rPr>
          <w:rFonts w:ascii="Arial" w:hAnsi="Arial" w:cs="Arial"/>
          <w:sz w:val="22"/>
          <w:szCs w:val="22"/>
        </w:rPr>
        <w:t xml:space="preserve"> </w:t>
      </w:r>
    </w:p>
    <w:p w14:paraId="4395B0BA" w14:textId="40D8C34E" w:rsidR="00467549" w:rsidRPr="00816200" w:rsidRDefault="00220DEC">
      <w:pPr>
        <w:pStyle w:val="Compact"/>
        <w:numPr>
          <w:ilvl w:val="0"/>
          <w:numId w:val="6"/>
        </w:numPr>
        <w:rPr>
          <w:rFonts w:ascii="Arial" w:hAnsi="Arial" w:cs="Arial"/>
          <w:sz w:val="22"/>
          <w:szCs w:val="22"/>
        </w:rPr>
      </w:pPr>
      <w:r w:rsidRPr="00816200">
        <w:rPr>
          <w:rFonts w:ascii="Arial" w:hAnsi="Arial" w:cs="Arial"/>
          <w:sz w:val="22"/>
          <w:szCs w:val="22"/>
        </w:rPr>
        <w:t>Security cameras at barn aisles, gates, and key public/service areas</w:t>
      </w:r>
      <w:ins w:id="14" w:author="Byron, Lee Hayes" w:date="2026-06-30T09:56:00Z" w16du:dateUtc="2026-06-30T13:56:00Z">
        <w:r w:rsidR="00122FB9">
          <w:rPr>
            <w:rFonts w:ascii="Arial" w:hAnsi="Arial" w:cs="Arial"/>
            <w:sz w:val="22"/>
            <w:szCs w:val="22"/>
          </w:rPr>
          <w:t xml:space="preserve"> and access points</w:t>
        </w:r>
      </w:ins>
      <w:r w:rsidRPr="00816200">
        <w:rPr>
          <w:rFonts w:ascii="Arial" w:hAnsi="Arial" w:cs="Arial"/>
          <w:sz w:val="22"/>
          <w:szCs w:val="22"/>
        </w:rPr>
        <w:t>.</w:t>
      </w:r>
    </w:p>
    <w:p w14:paraId="60A9B53F" w14:textId="77777777" w:rsidR="00467549" w:rsidRPr="00816200" w:rsidRDefault="00220DEC">
      <w:pPr>
        <w:pStyle w:val="Compact"/>
        <w:numPr>
          <w:ilvl w:val="0"/>
          <w:numId w:val="6"/>
        </w:numPr>
        <w:rPr>
          <w:rFonts w:ascii="Arial" w:hAnsi="Arial" w:cs="Arial"/>
          <w:sz w:val="22"/>
          <w:szCs w:val="22"/>
        </w:rPr>
      </w:pPr>
      <w:r w:rsidRPr="00816200">
        <w:rPr>
          <w:rFonts w:ascii="Arial" w:hAnsi="Arial" w:cs="Arial"/>
          <w:sz w:val="22"/>
          <w:szCs w:val="22"/>
        </w:rPr>
        <w:t>Coordination with Sarasota County General Services for security expectations.</w:t>
      </w:r>
    </w:p>
    <w:p w14:paraId="699B1E61" w14:textId="77777777" w:rsidR="00467549" w:rsidRPr="00816200" w:rsidRDefault="00220DEC">
      <w:pPr>
        <w:pStyle w:val="Compact"/>
        <w:numPr>
          <w:ilvl w:val="0"/>
          <w:numId w:val="6"/>
        </w:numPr>
        <w:rPr>
          <w:rFonts w:ascii="Arial" w:hAnsi="Arial" w:cs="Arial"/>
          <w:sz w:val="22"/>
          <w:szCs w:val="22"/>
        </w:rPr>
      </w:pPr>
      <w:r w:rsidRPr="00816200">
        <w:rPr>
          <w:rFonts w:ascii="Arial" w:hAnsi="Arial" w:cs="Arial"/>
          <w:sz w:val="22"/>
          <w:szCs w:val="22"/>
        </w:rPr>
        <w:t>Clear distinction between public-facing areas and restricted animal-care/service areas.</w:t>
      </w:r>
    </w:p>
    <w:p w14:paraId="7EE97009" w14:textId="16D176AA" w:rsidR="00467549" w:rsidRPr="00816200" w:rsidRDefault="00220DEC">
      <w:pPr>
        <w:pStyle w:val="Heading3"/>
        <w:rPr>
          <w:rFonts w:ascii="Arial" w:hAnsi="Arial" w:cs="Arial"/>
          <w:sz w:val="22"/>
          <w:szCs w:val="22"/>
        </w:rPr>
      </w:pPr>
      <w:bookmarkStart w:id="15" w:name="sustainability-and-water-quality"/>
      <w:bookmarkEnd w:id="12"/>
      <w:r w:rsidRPr="00816200">
        <w:rPr>
          <w:rFonts w:ascii="Arial" w:hAnsi="Arial" w:cs="Arial"/>
          <w:sz w:val="22"/>
          <w:szCs w:val="22"/>
        </w:rPr>
        <w:t>3.</w:t>
      </w:r>
      <w:r w:rsidR="00816200">
        <w:rPr>
          <w:rFonts w:ascii="Arial" w:hAnsi="Arial" w:cs="Arial"/>
          <w:sz w:val="22"/>
          <w:szCs w:val="22"/>
        </w:rPr>
        <w:t>7</w:t>
      </w:r>
      <w:r w:rsidRPr="00816200">
        <w:rPr>
          <w:rFonts w:ascii="Arial" w:hAnsi="Arial" w:cs="Arial"/>
          <w:sz w:val="22"/>
          <w:szCs w:val="22"/>
        </w:rPr>
        <w:t xml:space="preserve"> Sustainability and Water Quality</w:t>
      </w:r>
    </w:p>
    <w:p w14:paraId="5C7C12B0" w14:textId="1AC47F2E" w:rsidR="00467549" w:rsidRPr="00816200" w:rsidRDefault="00220DEC">
      <w:pPr>
        <w:pStyle w:val="FirstParagraph"/>
        <w:rPr>
          <w:rFonts w:ascii="Arial" w:hAnsi="Arial" w:cs="Arial"/>
          <w:sz w:val="22"/>
          <w:szCs w:val="22"/>
        </w:rPr>
      </w:pPr>
      <w:r w:rsidRPr="00816200">
        <w:rPr>
          <w:rFonts w:ascii="Arial" w:hAnsi="Arial" w:cs="Arial"/>
          <w:sz w:val="22"/>
          <w:szCs w:val="22"/>
        </w:rPr>
        <w:t>The project shall incorporate County sustainability requirements</w:t>
      </w:r>
      <w:r w:rsidR="005B7DB9">
        <w:rPr>
          <w:rFonts w:ascii="Arial" w:hAnsi="Arial" w:cs="Arial"/>
          <w:sz w:val="22"/>
          <w:szCs w:val="22"/>
        </w:rPr>
        <w:t>, Florida</w:t>
      </w:r>
      <w:ins w:id="16" w:author="Byron, Lee Hayes" w:date="2026-06-30T09:50:00Z" w16du:dateUtc="2026-06-30T13:50:00Z">
        <w:r w:rsidR="00C301F3">
          <w:rPr>
            <w:rFonts w:ascii="Arial" w:hAnsi="Arial" w:cs="Arial"/>
            <w:sz w:val="22"/>
            <w:szCs w:val="22"/>
          </w:rPr>
          <w:t>-</w:t>
        </w:r>
      </w:ins>
      <w:del w:id="17" w:author="Byron, Lee Hayes" w:date="2026-06-30T09:50:00Z" w16du:dateUtc="2026-06-30T13:50:00Z">
        <w:r w:rsidR="005B7DB9" w:rsidDel="00C301F3">
          <w:rPr>
            <w:rFonts w:ascii="Arial" w:hAnsi="Arial" w:cs="Arial"/>
            <w:sz w:val="22"/>
            <w:szCs w:val="22"/>
          </w:rPr>
          <w:delText xml:space="preserve"> </w:delText>
        </w:r>
      </w:del>
      <w:r w:rsidR="005B7DB9">
        <w:rPr>
          <w:rFonts w:ascii="Arial" w:hAnsi="Arial" w:cs="Arial"/>
          <w:sz w:val="22"/>
          <w:szCs w:val="22"/>
        </w:rPr>
        <w:t xml:space="preserve">Friendly </w:t>
      </w:r>
      <w:proofErr w:type="spellStart"/>
      <w:r w:rsidR="005B7DB9">
        <w:rPr>
          <w:rFonts w:ascii="Arial" w:hAnsi="Arial" w:cs="Arial"/>
          <w:sz w:val="22"/>
          <w:szCs w:val="22"/>
        </w:rPr>
        <w:t>Landscaping</w:t>
      </w:r>
      <w:ins w:id="18" w:author="Byron, Lee Hayes" w:date="2026-06-30T09:50:00Z" w16du:dateUtc="2026-06-30T13:50:00Z">
        <w:r w:rsidR="00C301F3" w:rsidRPr="005C04B9">
          <w:rPr>
            <w:rFonts w:ascii="Arial" w:hAnsi="Arial" w:cs="Arial"/>
            <w:sz w:val="22"/>
            <w:szCs w:val="22"/>
            <w:vertAlign w:val="superscript"/>
          </w:rPr>
          <w:t>TM</w:t>
        </w:r>
      </w:ins>
      <w:proofErr w:type="spellEnd"/>
      <w:r w:rsidR="005B7DB9">
        <w:rPr>
          <w:rFonts w:ascii="Arial" w:hAnsi="Arial" w:cs="Arial"/>
          <w:sz w:val="22"/>
          <w:szCs w:val="22"/>
        </w:rPr>
        <w:t>, and UF</w:t>
      </w:r>
      <w:ins w:id="19" w:author="Byron, Lee Hayes" w:date="2026-06-30T09:49:00Z" w16du:dateUtc="2026-06-30T13:49:00Z">
        <w:r w:rsidR="009234A0">
          <w:rPr>
            <w:rFonts w:ascii="Arial" w:hAnsi="Arial" w:cs="Arial"/>
            <w:sz w:val="22"/>
            <w:szCs w:val="22"/>
          </w:rPr>
          <w:t>/</w:t>
        </w:r>
      </w:ins>
      <w:del w:id="20" w:author="Byron, Lee Hayes" w:date="2026-06-30T09:49:00Z" w16du:dateUtc="2026-06-30T13:49:00Z">
        <w:r w:rsidR="005B7DB9" w:rsidDel="009234A0">
          <w:rPr>
            <w:rFonts w:ascii="Arial" w:hAnsi="Arial" w:cs="Arial"/>
            <w:sz w:val="22"/>
            <w:szCs w:val="22"/>
          </w:rPr>
          <w:delText>-</w:delText>
        </w:r>
      </w:del>
      <w:r w:rsidR="005B7DB9">
        <w:rPr>
          <w:rFonts w:ascii="Arial" w:hAnsi="Arial" w:cs="Arial"/>
          <w:sz w:val="22"/>
          <w:szCs w:val="22"/>
        </w:rPr>
        <w:t>IFAS</w:t>
      </w:r>
      <w:r w:rsidRPr="00816200">
        <w:rPr>
          <w:rFonts w:ascii="Arial" w:hAnsi="Arial" w:cs="Arial"/>
          <w:sz w:val="22"/>
          <w:szCs w:val="22"/>
        </w:rPr>
        <w:t xml:space="preserve"> agricultural best practices where</w:t>
      </w:r>
      <w:r w:rsidR="005B7DB9">
        <w:rPr>
          <w:rFonts w:ascii="Arial" w:hAnsi="Arial" w:cs="Arial"/>
          <w:sz w:val="22"/>
          <w:szCs w:val="22"/>
        </w:rPr>
        <w:t xml:space="preserve"> ever</w:t>
      </w:r>
      <w:r w:rsidRPr="00816200">
        <w:rPr>
          <w:rFonts w:ascii="Arial" w:hAnsi="Arial" w:cs="Arial"/>
          <w:sz w:val="22"/>
          <w:szCs w:val="22"/>
        </w:rPr>
        <w:t xml:space="preserve"> </w:t>
      </w:r>
      <w:r w:rsidR="005B7DB9">
        <w:rPr>
          <w:rFonts w:ascii="Arial" w:hAnsi="Arial" w:cs="Arial"/>
          <w:sz w:val="22"/>
          <w:szCs w:val="22"/>
        </w:rPr>
        <w:t>possible</w:t>
      </w:r>
      <w:r w:rsidRPr="00816200">
        <w:rPr>
          <w:rFonts w:ascii="Arial" w:hAnsi="Arial" w:cs="Arial"/>
          <w:sz w:val="22"/>
          <w:szCs w:val="22"/>
        </w:rPr>
        <w:t>.</w:t>
      </w:r>
    </w:p>
    <w:p w14:paraId="1EE5C8E0" w14:textId="77777777" w:rsidR="00467549" w:rsidRPr="00816200" w:rsidRDefault="00220DEC">
      <w:pPr>
        <w:pStyle w:val="BodyText"/>
        <w:rPr>
          <w:rFonts w:ascii="Arial" w:hAnsi="Arial" w:cs="Arial"/>
          <w:sz w:val="22"/>
          <w:szCs w:val="22"/>
        </w:rPr>
      </w:pPr>
      <w:r w:rsidRPr="00816200">
        <w:rPr>
          <w:rFonts w:ascii="Arial" w:hAnsi="Arial" w:cs="Arial"/>
          <w:sz w:val="22"/>
          <w:szCs w:val="22"/>
        </w:rPr>
        <w:t>Criteria shall include:</w:t>
      </w:r>
    </w:p>
    <w:p w14:paraId="20FB2B77" w14:textId="77777777" w:rsidR="00A46A47" w:rsidRPr="00816200" w:rsidRDefault="00A46A47" w:rsidP="00A46A47">
      <w:pPr>
        <w:pStyle w:val="Compact"/>
        <w:numPr>
          <w:ilvl w:val="0"/>
          <w:numId w:val="7"/>
        </w:numPr>
        <w:rPr>
          <w:ins w:id="21" w:author="Byron, Lee Hayes" w:date="2026-06-30T09:55:00Z" w16du:dateUtc="2026-06-30T13:55:00Z"/>
          <w:rFonts w:ascii="Arial" w:hAnsi="Arial" w:cs="Arial"/>
          <w:sz w:val="22"/>
          <w:szCs w:val="22"/>
        </w:rPr>
      </w:pPr>
      <w:ins w:id="22" w:author="Byron, Lee Hayes" w:date="2026-06-30T09:55:00Z" w16du:dateUtc="2026-06-30T13:55:00Z">
        <w:r>
          <w:rPr>
            <w:rFonts w:ascii="Arial" w:hAnsi="Arial" w:cs="Arial"/>
            <w:sz w:val="22"/>
            <w:szCs w:val="22"/>
          </w:rPr>
          <w:t xml:space="preserve">Follow green building and renovation principles wherever possible, in line with County policy and standards. </w:t>
        </w:r>
      </w:ins>
    </w:p>
    <w:p w14:paraId="2F3FCBBA" w14:textId="77777777" w:rsidR="00A46A47" w:rsidRDefault="00A46A47">
      <w:pPr>
        <w:pStyle w:val="Compact"/>
        <w:numPr>
          <w:ilvl w:val="0"/>
          <w:numId w:val="7"/>
        </w:numPr>
        <w:rPr>
          <w:ins w:id="23" w:author="Byron, Lee Hayes" w:date="2026-06-30T09:55:00Z" w16du:dateUtc="2026-06-30T13:55:00Z"/>
          <w:rFonts w:ascii="Arial" w:hAnsi="Arial" w:cs="Arial"/>
          <w:sz w:val="22"/>
          <w:szCs w:val="22"/>
        </w:rPr>
      </w:pPr>
      <w:ins w:id="24" w:author="Byron, Lee Hayes" w:date="2026-06-30T09:55:00Z" w16du:dateUtc="2026-06-30T13:55:00Z">
        <w:r>
          <w:rPr>
            <w:rFonts w:ascii="Arial" w:hAnsi="Arial" w:cs="Arial"/>
            <w:sz w:val="22"/>
            <w:szCs w:val="22"/>
          </w:rPr>
          <w:t xml:space="preserve">Support the use of the facility and its landscape as demonstration areas for educating the public on best practices. </w:t>
        </w:r>
      </w:ins>
    </w:p>
    <w:p w14:paraId="7057F22B" w14:textId="025919CF" w:rsidR="00467549" w:rsidRPr="00816200" w:rsidRDefault="00220DEC">
      <w:pPr>
        <w:pStyle w:val="Compact"/>
        <w:numPr>
          <w:ilvl w:val="0"/>
          <w:numId w:val="7"/>
        </w:numPr>
        <w:rPr>
          <w:rFonts w:ascii="Arial" w:hAnsi="Arial" w:cs="Arial"/>
          <w:sz w:val="22"/>
          <w:szCs w:val="22"/>
        </w:rPr>
      </w:pPr>
      <w:r w:rsidRPr="00816200">
        <w:rPr>
          <w:rFonts w:ascii="Arial" w:hAnsi="Arial" w:cs="Arial"/>
          <w:sz w:val="22"/>
          <w:szCs w:val="22"/>
        </w:rPr>
        <w:t xml:space="preserve">Water-quality protection </w:t>
      </w:r>
      <w:ins w:id="25" w:author="Byron, Lee Hayes" w:date="2026-06-30T09:49:00Z" w16du:dateUtc="2026-06-30T13:49:00Z">
        <w:r w:rsidR="00B309A9">
          <w:rPr>
            <w:rFonts w:ascii="Arial" w:hAnsi="Arial" w:cs="Arial"/>
            <w:sz w:val="22"/>
            <w:szCs w:val="22"/>
          </w:rPr>
          <w:t xml:space="preserve">and improvement </w:t>
        </w:r>
      </w:ins>
      <w:r w:rsidRPr="00816200">
        <w:rPr>
          <w:rFonts w:ascii="Arial" w:hAnsi="Arial" w:cs="Arial"/>
          <w:sz w:val="22"/>
          <w:szCs w:val="22"/>
        </w:rPr>
        <w:t>as a primary site-planning concern.</w:t>
      </w:r>
    </w:p>
    <w:p w14:paraId="78F24FAF" w14:textId="77777777" w:rsidR="00467549" w:rsidRPr="00816200" w:rsidRDefault="00220DEC">
      <w:pPr>
        <w:pStyle w:val="Compact"/>
        <w:numPr>
          <w:ilvl w:val="0"/>
          <w:numId w:val="7"/>
        </w:numPr>
        <w:rPr>
          <w:rFonts w:ascii="Arial" w:hAnsi="Arial" w:cs="Arial"/>
          <w:sz w:val="22"/>
          <w:szCs w:val="22"/>
        </w:rPr>
      </w:pPr>
      <w:r w:rsidRPr="00816200">
        <w:rPr>
          <w:rFonts w:ascii="Arial" w:hAnsi="Arial" w:cs="Arial"/>
          <w:sz w:val="22"/>
          <w:szCs w:val="22"/>
        </w:rPr>
        <w:t>Stormwater strategies appropriate for animal-care areas, washdown, roof runoff, drives, and pasture drainage.</w:t>
      </w:r>
    </w:p>
    <w:p w14:paraId="02E7D45B" w14:textId="77777777" w:rsidR="00467549" w:rsidRPr="00816200" w:rsidRDefault="00220DEC">
      <w:pPr>
        <w:pStyle w:val="Compact"/>
        <w:numPr>
          <w:ilvl w:val="0"/>
          <w:numId w:val="7"/>
        </w:numPr>
        <w:rPr>
          <w:rFonts w:ascii="Arial" w:hAnsi="Arial" w:cs="Arial"/>
          <w:sz w:val="22"/>
          <w:szCs w:val="22"/>
        </w:rPr>
      </w:pPr>
      <w:r w:rsidRPr="00816200">
        <w:rPr>
          <w:rFonts w:ascii="Arial" w:hAnsi="Arial" w:cs="Arial"/>
          <w:sz w:val="22"/>
          <w:szCs w:val="22"/>
        </w:rPr>
        <w:t>Integrated Pest Management.</w:t>
      </w:r>
    </w:p>
    <w:p w14:paraId="12CA4A34" w14:textId="331A6BE9" w:rsidR="00467549" w:rsidRPr="00816200" w:rsidRDefault="00220DEC">
      <w:pPr>
        <w:pStyle w:val="Compact"/>
        <w:numPr>
          <w:ilvl w:val="0"/>
          <w:numId w:val="7"/>
        </w:numPr>
        <w:rPr>
          <w:rFonts w:ascii="Arial" w:hAnsi="Arial" w:cs="Arial"/>
          <w:sz w:val="22"/>
          <w:szCs w:val="22"/>
        </w:rPr>
      </w:pPr>
      <w:r w:rsidRPr="00816200">
        <w:rPr>
          <w:rFonts w:ascii="Arial" w:hAnsi="Arial" w:cs="Arial"/>
          <w:sz w:val="22"/>
          <w:szCs w:val="22"/>
        </w:rPr>
        <w:t>Low-maintenance native or adapted landscaping</w:t>
      </w:r>
      <w:ins w:id="26" w:author="Byron, Lee Hayes" w:date="2026-06-30T09:49:00Z" w16du:dateUtc="2026-06-30T13:49:00Z">
        <w:r w:rsidR="00B309A9">
          <w:rPr>
            <w:rFonts w:ascii="Arial" w:hAnsi="Arial" w:cs="Arial"/>
            <w:sz w:val="22"/>
            <w:szCs w:val="22"/>
          </w:rPr>
          <w:t xml:space="preserve">, following and demonstrating Florida-Friendly </w:t>
        </w:r>
        <w:proofErr w:type="spellStart"/>
        <w:r w:rsidR="00B309A9">
          <w:rPr>
            <w:rFonts w:ascii="Arial" w:hAnsi="Arial" w:cs="Arial"/>
            <w:sz w:val="22"/>
            <w:szCs w:val="22"/>
          </w:rPr>
          <w:t>Landscaping</w:t>
        </w:r>
      </w:ins>
      <w:ins w:id="27" w:author="Byron, Lee Hayes" w:date="2026-06-30T09:50:00Z" w16du:dateUtc="2026-06-30T13:50:00Z">
        <w:r w:rsidR="00C301F3" w:rsidRPr="00C301F3">
          <w:rPr>
            <w:rFonts w:ascii="Arial" w:hAnsi="Arial" w:cs="Arial"/>
            <w:sz w:val="22"/>
            <w:szCs w:val="22"/>
            <w:vertAlign w:val="superscript"/>
            <w:rPrChange w:id="28" w:author="Byron, Lee Hayes" w:date="2026-06-30T09:50:00Z" w16du:dateUtc="2026-06-30T13:50:00Z">
              <w:rPr>
                <w:rFonts w:ascii="Arial" w:hAnsi="Arial" w:cs="Arial"/>
                <w:sz w:val="22"/>
                <w:szCs w:val="22"/>
              </w:rPr>
            </w:rPrChange>
          </w:rPr>
          <w:t>TM</w:t>
        </w:r>
      </w:ins>
      <w:proofErr w:type="spellEnd"/>
      <w:ins w:id="29" w:author="Byron, Lee Hayes" w:date="2026-06-30T09:49:00Z" w16du:dateUtc="2026-06-30T13:49:00Z">
        <w:r w:rsidR="00B309A9">
          <w:rPr>
            <w:rFonts w:ascii="Arial" w:hAnsi="Arial" w:cs="Arial"/>
            <w:sz w:val="22"/>
            <w:szCs w:val="22"/>
          </w:rPr>
          <w:t xml:space="preserve"> principles</w:t>
        </w:r>
      </w:ins>
      <w:r w:rsidRPr="00816200">
        <w:rPr>
          <w:rFonts w:ascii="Arial" w:hAnsi="Arial" w:cs="Arial"/>
          <w:sz w:val="22"/>
          <w:szCs w:val="22"/>
        </w:rPr>
        <w:t>.</w:t>
      </w:r>
    </w:p>
    <w:p w14:paraId="758D67A2" w14:textId="5BAA2D9A" w:rsidR="00467549" w:rsidRDefault="007F5751">
      <w:pPr>
        <w:pStyle w:val="Compact"/>
        <w:numPr>
          <w:ilvl w:val="0"/>
          <w:numId w:val="7"/>
        </w:numPr>
        <w:rPr>
          <w:rFonts w:ascii="Arial" w:hAnsi="Arial" w:cs="Arial"/>
          <w:sz w:val="22"/>
          <w:szCs w:val="22"/>
        </w:rPr>
      </w:pPr>
      <w:r>
        <w:rPr>
          <w:rFonts w:ascii="Arial" w:hAnsi="Arial" w:cs="Arial"/>
          <w:sz w:val="22"/>
          <w:szCs w:val="22"/>
        </w:rPr>
        <w:t>Water use and energy</w:t>
      </w:r>
      <w:r w:rsidR="00220DEC" w:rsidRPr="00816200">
        <w:rPr>
          <w:rFonts w:ascii="Arial" w:hAnsi="Arial" w:cs="Arial"/>
          <w:sz w:val="22"/>
          <w:szCs w:val="22"/>
        </w:rPr>
        <w:t xml:space="preserve"> reduction strategies </w:t>
      </w:r>
      <w:ins w:id="30" w:author="Byron, Lee Hayes" w:date="2026-06-30T09:50:00Z" w16du:dateUtc="2026-06-30T13:50:00Z">
        <w:r w:rsidR="00C301F3">
          <w:rPr>
            <w:rFonts w:ascii="Arial" w:hAnsi="Arial" w:cs="Arial"/>
            <w:sz w:val="22"/>
            <w:szCs w:val="22"/>
          </w:rPr>
          <w:t>maximized and put forth as standards expected in design</w:t>
        </w:r>
      </w:ins>
      <w:ins w:id="31" w:author="Byron, Lee Hayes" w:date="2026-06-30T09:51:00Z" w16du:dateUtc="2026-06-30T13:51:00Z">
        <w:r w:rsidR="00122CA7">
          <w:rPr>
            <w:rFonts w:ascii="Arial" w:hAnsi="Arial" w:cs="Arial"/>
            <w:sz w:val="22"/>
            <w:szCs w:val="22"/>
          </w:rPr>
          <w:t xml:space="preserve">, including ENERGY STAR and </w:t>
        </w:r>
        <w:proofErr w:type="spellStart"/>
        <w:r w:rsidR="00122CA7">
          <w:rPr>
            <w:rFonts w:ascii="Arial" w:hAnsi="Arial" w:cs="Arial"/>
            <w:sz w:val="22"/>
            <w:szCs w:val="22"/>
          </w:rPr>
          <w:t>WaterSense</w:t>
        </w:r>
        <w:proofErr w:type="spellEnd"/>
        <w:r w:rsidR="00BE2BB8">
          <w:rPr>
            <w:rFonts w:ascii="Arial" w:hAnsi="Arial" w:cs="Arial"/>
            <w:sz w:val="22"/>
            <w:szCs w:val="22"/>
          </w:rPr>
          <w:t xml:space="preserve"> products</w:t>
        </w:r>
      </w:ins>
      <w:ins w:id="32" w:author="Byron, Lee Hayes" w:date="2026-06-30T09:50:00Z" w16du:dateUtc="2026-06-30T13:50:00Z">
        <w:r w:rsidR="00C301F3">
          <w:rPr>
            <w:rFonts w:ascii="Arial" w:hAnsi="Arial" w:cs="Arial"/>
            <w:sz w:val="22"/>
            <w:szCs w:val="22"/>
          </w:rPr>
          <w:t xml:space="preserve">. </w:t>
        </w:r>
      </w:ins>
      <w:del w:id="33" w:author="Byron, Lee Hayes" w:date="2026-06-30T09:50:00Z" w16du:dateUtc="2026-06-30T13:50:00Z">
        <w:r w:rsidR="00220DEC" w:rsidRPr="00816200" w:rsidDel="00C301F3">
          <w:rPr>
            <w:rFonts w:ascii="Arial" w:hAnsi="Arial" w:cs="Arial"/>
            <w:sz w:val="22"/>
            <w:szCs w:val="22"/>
          </w:rPr>
          <w:delText>where feasible.</w:delText>
        </w:r>
      </w:del>
    </w:p>
    <w:p w14:paraId="2C19D290" w14:textId="0CCABD27" w:rsidR="005B7DB9" w:rsidRPr="00816200" w:rsidRDefault="005B7DB9">
      <w:pPr>
        <w:pStyle w:val="Compact"/>
        <w:numPr>
          <w:ilvl w:val="0"/>
          <w:numId w:val="7"/>
        </w:numPr>
        <w:rPr>
          <w:rFonts w:ascii="Arial" w:hAnsi="Arial" w:cs="Arial"/>
          <w:sz w:val="22"/>
          <w:szCs w:val="22"/>
        </w:rPr>
      </w:pPr>
      <w:r>
        <w:rPr>
          <w:rFonts w:ascii="Arial" w:hAnsi="Arial" w:cs="Arial"/>
          <w:sz w:val="22"/>
          <w:szCs w:val="22"/>
        </w:rPr>
        <w:t>Plan the campus to be solar-ready, including structural loading, roof orientation, and electrical infrastructure and equipment, and utility connection.</w:t>
      </w:r>
      <w:ins w:id="34" w:author="Byron, Lee Hayes" w:date="2026-06-30T09:51:00Z" w16du:dateUtc="2026-06-30T13:51:00Z">
        <w:r w:rsidR="00BE2BB8">
          <w:rPr>
            <w:rFonts w:ascii="Arial" w:hAnsi="Arial" w:cs="Arial"/>
            <w:sz w:val="22"/>
            <w:szCs w:val="22"/>
          </w:rPr>
          <w:t xml:space="preserve"> Inc</w:t>
        </w:r>
      </w:ins>
      <w:ins w:id="35" w:author="Byron, Lee Hayes" w:date="2026-06-30T09:52:00Z" w16du:dateUtc="2026-06-30T13:52:00Z">
        <w:r w:rsidR="00BE2BB8">
          <w:rPr>
            <w:rFonts w:ascii="Arial" w:hAnsi="Arial" w:cs="Arial"/>
            <w:sz w:val="22"/>
            <w:szCs w:val="22"/>
          </w:rPr>
          <w:t xml:space="preserve">lude addition of solar as </w:t>
        </w:r>
        <w:r w:rsidR="00DD404D">
          <w:rPr>
            <w:rFonts w:ascii="Arial" w:hAnsi="Arial" w:cs="Arial"/>
            <w:sz w:val="22"/>
            <w:szCs w:val="22"/>
          </w:rPr>
          <w:t xml:space="preserve">an option depending on funding. </w:t>
        </w:r>
      </w:ins>
    </w:p>
    <w:p w14:paraId="4CCDB247" w14:textId="77777777" w:rsidR="00467549" w:rsidRDefault="00220DEC">
      <w:pPr>
        <w:pStyle w:val="Compact"/>
        <w:numPr>
          <w:ilvl w:val="0"/>
          <w:numId w:val="7"/>
        </w:numPr>
        <w:rPr>
          <w:ins w:id="36" w:author="Byron, Lee Hayes" w:date="2026-06-30T09:52:00Z" w16du:dateUtc="2026-06-30T13:52:00Z"/>
          <w:rFonts w:ascii="Arial" w:hAnsi="Arial" w:cs="Arial"/>
          <w:sz w:val="22"/>
          <w:szCs w:val="22"/>
        </w:rPr>
      </w:pPr>
      <w:r w:rsidRPr="00816200">
        <w:rPr>
          <w:rFonts w:ascii="Arial" w:hAnsi="Arial" w:cs="Arial"/>
          <w:sz w:val="22"/>
          <w:szCs w:val="22"/>
        </w:rPr>
        <w:t>Practical, durable, low-energy passive design strategies, including shade, natural ventilation, roof overhangs, and building orientation.</w:t>
      </w:r>
    </w:p>
    <w:p w14:paraId="51483437" w14:textId="0C639C53" w:rsidR="00DD404D" w:rsidRDefault="005875A2">
      <w:pPr>
        <w:pStyle w:val="Compact"/>
        <w:numPr>
          <w:ilvl w:val="0"/>
          <w:numId w:val="7"/>
        </w:numPr>
        <w:rPr>
          <w:ins w:id="37" w:author="Byron, Lee Hayes" w:date="2026-06-30T09:53:00Z" w16du:dateUtc="2026-06-30T13:53:00Z"/>
          <w:rFonts w:ascii="Arial" w:hAnsi="Arial" w:cs="Arial"/>
          <w:sz w:val="22"/>
          <w:szCs w:val="22"/>
        </w:rPr>
      </w:pPr>
      <w:ins w:id="38" w:author="Byron, Lee Hayes" w:date="2026-06-30T09:52:00Z" w16du:dateUtc="2026-06-30T13:52:00Z">
        <w:r>
          <w:rPr>
            <w:rFonts w:ascii="Arial" w:hAnsi="Arial" w:cs="Arial"/>
            <w:sz w:val="22"/>
            <w:szCs w:val="22"/>
          </w:rPr>
          <w:t>Waste reduction strategies integrat</w:t>
        </w:r>
      </w:ins>
      <w:ins w:id="39" w:author="Byron, Lee Hayes" w:date="2026-06-30T09:53:00Z" w16du:dateUtc="2026-06-30T13:53:00Z">
        <w:r>
          <w:rPr>
            <w:rFonts w:ascii="Arial" w:hAnsi="Arial" w:cs="Arial"/>
            <w:sz w:val="22"/>
            <w:szCs w:val="22"/>
          </w:rPr>
          <w:t xml:space="preserve">ed </w:t>
        </w:r>
      </w:ins>
      <w:ins w:id="40" w:author="Byron, Lee Hayes" w:date="2026-06-30T09:52:00Z" w16du:dateUtc="2026-06-30T13:52:00Z">
        <w:r>
          <w:rPr>
            <w:rFonts w:ascii="Arial" w:hAnsi="Arial" w:cs="Arial"/>
            <w:sz w:val="22"/>
            <w:szCs w:val="22"/>
          </w:rPr>
          <w:t>in construction and operations</w:t>
        </w:r>
      </w:ins>
      <w:ins w:id="41" w:author="Byron, Lee Hayes" w:date="2026-06-30T09:53:00Z" w16du:dateUtc="2026-06-30T13:53:00Z">
        <w:r>
          <w:rPr>
            <w:rFonts w:ascii="Arial" w:hAnsi="Arial" w:cs="Arial"/>
            <w:sz w:val="22"/>
            <w:szCs w:val="22"/>
          </w:rPr>
          <w:t xml:space="preserve">, including </w:t>
        </w:r>
        <w:r w:rsidR="00A43277">
          <w:rPr>
            <w:rFonts w:ascii="Arial" w:hAnsi="Arial" w:cs="Arial"/>
            <w:sz w:val="22"/>
            <w:szCs w:val="22"/>
          </w:rPr>
          <w:t xml:space="preserve">onsite </w:t>
        </w:r>
        <w:r>
          <w:rPr>
            <w:rFonts w:ascii="Arial" w:hAnsi="Arial" w:cs="Arial"/>
            <w:sz w:val="22"/>
            <w:szCs w:val="22"/>
          </w:rPr>
          <w:t xml:space="preserve">reuse, </w:t>
        </w:r>
        <w:r w:rsidR="00A43277">
          <w:rPr>
            <w:rFonts w:ascii="Arial" w:hAnsi="Arial" w:cs="Arial"/>
            <w:sz w:val="22"/>
            <w:szCs w:val="22"/>
          </w:rPr>
          <w:t>high recycled content products, onsite composting facilities</w:t>
        </w:r>
        <w:r w:rsidR="00F34CDF">
          <w:rPr>
            <w:rFonts w:ascii="Arial" w:hAnsi="Arial" w:cs="Arial"/>
            <w:sz w:val="22"/>
            <w:szCs w:val="22"/>
          </w:rPr>
          <w:t>, and more</w:t>
        </w:r>
      </w:ins>
      <w:ins w:id="42" w:author="Byron, Lee Hayes" w:date="2026-06-30T09:52:00Z" w16du:dateUtc="2026-06-30T13:52:00Z">
        <w:r>
          <w:rPr>
            <w:rFonts w:ascii="Arial" w:hAnsi="Arial" w:cs="Arial"/>
            <w:sz w:val="22"/>
            <w:szCs w:val="22"/>
          </w:rPr>
          <w:t xml:space="preserve">. </w:t>
        </w:r>
      </w:ins>
    </w:p>
    <w:p w14:paraId="1C1385B2" w14:textId="4E6FDEBF" w:rsidR="00F34CDF" w:rsidRPr="00816200" w:rsidDel="00A46A47" w:rsidRDefault="00F34CDF">
      <w:pPr>
        <w:pStyle w:val="Compact"/>
        <w:numPr>
          <w:ilvl w:val="0"/>
          <w:numId w:val="7"/>
        </w:numPr>
        <w:rPr>
          <w:del w:id="43" w:author="Byron, Lee Hayes" w:date="2026-06-30T09:55:00Z" w16du:dateUtc="2026-06-30T13:55:00Z"/>
          <w:rFonts w:ascii="Arial" w:hAnsi="Arial" w:cs="Arial"/>
          <w:sz w:val="22"/>
          <w:szCs w:val="22"/>
        </w:rPr>
      </w:pPr>
    </w:p>
    <w:p w14:paraId="0A3D3486" w14:textId="77777777" w:rsidR="00467549" w:rsidRPr="00816200" w:rsidRDefault="00220DEC">
      <w:pPr>
        <w:pStyle w:val="Heading2"/>
        <w:rPr>
          <w:rFonts w:ascii="Arial" w:hAnsi="Arial" w:cs="Arial"/>
          <w:sz w:val="22"/>
          <w:szCs w:val="22"/>
        </w:rPr>
      </w:pPr>
      <w:bookmarkStart w:id="44" w:name="building-and-space-program"/>
      <w:bookmarkEnd w:id="5"/>
      <w:bookmarkEnd w:id="15"/>
      <w:r w:rsidRPr="00816200">
        <w:rPr>
          <w:rFonts w:ascii="Arial" w:hAnsi="Arial" w:cs="Arial"/>
          <w:sz w:val="22"/>
          <w:szCs w:val="22"/>
        </w:rPr>
        <w:t>4. Building and Space Program</w:t>
      </w:r>
    </w:p>
    <w:p w14:paraId="6914AD47" w14:textId="77777777" w:rsidR="00467549" w:rsidRPr="00816200" w:rsidRDefault="00220DEC">
      <w:pPr>
        <w:pStyle w:val="Heading1"/>
        <w:rPr>
          <w:rFonts w:ascii="Arial" w:hAnsi="Arial" w:cs="Arial"/>
          <w:sz w:val="22"/>
          <w:szCs w:val="22"/>
        </w:rPr>
      </w:pPr>
      <w:bookmarkStart w:id="45" w:name="Xe96964564733521aee38d27673596ca59bc677b"/>
      <w:bookmarkEnd w:id="0"/>
      <w:bookmarkEnd w:id="44"/>
      <w:r w:rsidRPr="00816200">
        <w:rPr>
          <w:rFonts w:ascii="Arial" w:hAnsi="Arial" w:cs="Arial"/>
          <w:sz w:val="22"/>
          <w:szCs w:val="22"/>
        </w:rPr>
        <w:t>A. Red House: Operations, Education, and Outreach Building</w:t>
      </w:r>
    </w:p>
    <w:p w14:paraId="59486A43" w14:textId="77777777" w:rsidR="00467549" w:rsidRPr="00816200" w:rsidRDefault="00220DEC">
      <w:pPr>
        <w:pStyle w:val="Heading2"/>
        <w:rPr>
          <w:rFonts w:ascii="Arial" w:hAnsi="Arial" w:cs="Arial"/>
          <w:sz w:val="22"/>
          <w:szCs w:val="22"/>
        </w:rPr>
      </w:pPr>
      <w:bookmarkStart w:id="46" w:name="a.1-general-role"/>
      <w:r w:rsidRPr="00816200">
        <w:rPr>
          <w:rFonts w:ascii="Arial" w:hAnsi="Arial" w:cs="Arial"/>
          <w:sz w:val="22"/>
          <w:szCs w:val="22"/>
        </w:rPr>
        <w:t>A.1 General Role</w:t>
      </w:r>
    </w:p>
    <w:p w14:paraId="4A2174A4"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The Red House shall be reused and converted to provide the primary public-facing and administrative functions for the complex.</w:t>
      </w:r>
    </w:p>
    <w:p w14:paraId="00848B6D" w14:textId="77777777" w:rsidR="00467549" w:rsidRPr="00816200" w:rsidRDefault="00220DEC">
      <w:pPr>
        <w:pStyle w:val="BodyText"/>
        <w:rPr>
          <w:rFonts w:ascii="Arial" w:hAnsi="Arial" w:cs="Arial"/>
          <w:sz w:val="22"/>
          <w:szCs w:val="22"/>
        </w:rPr>
      </w:pPr>
      <w:r w:rsidRPr="00816200">
        <w:rPr>
          <w:rFonts w:ascii="Arial" w:hAnsi="Arial" w:cs="Arial"/>
          <w:sz w:val="22"/>
          <w:szCs w:val="22"/>
        </w:rPr>
        <w:t>The building shall support:</w:t>
      </w:r>
    </w:p>
    <w:p w14:paraId="77E591E3" w14:textId="77777777" w:rsidR="00467549" w:rsidRPr="00816200" w:rsidRDefault="00220DEC">
      <w:pPr>
        <w:pStyle w:val="Compact"/>
        <w:numPr>
          <w:ilvl w:val="0"/>
          <w:numId w:val="8"/>
        </w:numPr>
        <w:rPr>
          <w:rFonts w:ascii="Arial" w:hAnsi="Arial" w:cs="Arial"/>
          <w:sz w:val="22"/>
          <w:szCs w:val="22"/>
        </w:rPr>
      </w:pPr>
      <w:r w:rsidRPr="00816200">
        <w:rPr>
          <w:rFonts w:ascii="Arial" w:hAnsi="Arial" w:cs="Arial"/>
          <w:sz w:val="22"/>
          <w:szCs w:val="22"/>
        </w:rPr>
        <w:t>4-H Youth Development programs.</w:t>
      </w:r>
    </w:p>
    <w:p w14:paraId="3D1AA1A2" w14:textId="77777777" w:rsidR="00467549" w:rsidRPr="00816200" w:rsidRDefault="00220DEC">
      <w:pPr>
        <w:pStyle w:val="Compact"/>
        <w:numPr>
          <w:ilvl w:val="0"/>
          <w:numId w:val="8"/>
        </w:numPr>
        <w:rPr>
          <w:rFonts w:ascii="Arial" w:hAnsi="Arial" w:cs="Arial"/>
          <w:sz w:val="22"/>
          <w:szCs w:val="22"/>
        </w:rPr>
      </w:pPr>
      <w:r w:rsidRPr="00816200">
        <w:rPr>
          <w:rFonts w:ascii="Arial" w:hAnsi="Arial" w:cs="Arial"/>
          <w:sz w:val="22"/>
          <w:szCs w:val="22"/>
        </w:rPr>
        <w:t>Beginning farmer/rancher education.</w:t>
      </w:r>
    </w:p>
    <w:p w14:paraId="41B7A615" w14:textId="77777777" w:rsidR="00467549" w:rsidRPr="00816200" w:rsidRDefault="00220DEC">
      <w:pPr>
        <w:pStyle w:val="Compact"/>
        <w:numPr>
          <w:ilvl w:val="0"/>
          <w:numId w:val="8"/>
        </w:numPr>
        <w:rPr>
          <w:rFonts w:ascii="Arial" w:hAnsi="Arial" w:cs="Arial"/>
          <w:sz w:val="22"/>
          <w:szCs w:val="22"/>
        </w:rPr>
      </w:pPr>
      <w:r w:rsidRPr="00816200">
        <w:rPr>
          <w:rFonts w:ascii="Arial" w:hAnsi="Arial" w:cs="Arial"/>
          <w:sz w:val="22"/>
          <w:szCs w:val="22"/>
        </w:rPr>
        <w:t>Community training and outreach.</w:t>
      </w:r>
    </w:p>
    <w:p w14:paraId="3D6B527D" w14:textId="72A3897B" w:rsidR="00467549" w:rsidRPr="00816200" w:rsidRDefault="00220DEC">
      <w:pPr>
        <w:pStyle w:val="Compact"/>
        <w:numPr>
          <w:ilvl w:val="0"/>
          <w:numId w:val="8"/>
        </w:numPr>
        <w:rPr>
          <w:rFonts w:ascii="Arial" w:hAnsi="Arial" w:cs="Arial"/>
          <w:sz w:val="22"/>
          <w:szCs w:val="22"/>
        </w:rPr>
      </w:pPr>
      <w:r w:rsidRPr="412F95DA">
        <w:rPr>
          <w:rFonts w:ascii="Arial" w:hAnsi="Arial" w:cs="Arial"/>
          <w:sz w:val="22"/>
          <w:szCs w:val="22"/>
        </w:rPr>
        <w:t xml:space="preserve">Staff </w:t>
      </w:r>
      <w:ins w:id="47" w:author="Davis,Sarah W" w:date="2026-07-06T21:04:00Z" w16du:dateUtc="2026-07-06T21:04:44Z">
        <w:r w:rsidR="6A0743E2" w:rsidRPr="412F95DA">
          <w:rPr>
            <w:rFonts w:ascii="Arial" w:hAnsi="Arial" w:cs="Arial"/>
            <w:sz w:val="22"/>
            <w:szCs w:val="22"/>
          </w:rPr>
          <w:t xml:space="preserve">and volunteer </w:t>
        </w:r>
      </w:ins>
      <w:r w:rsidRPr="412F95DA">
        <w:rPr>
          <w:rFonts w:ascii="Arial" w:hAnsi="Arial" w:cs="Arial"/>
          <w:sz w:val="22"/>
          <w:szCs w:val="22"/>
        </w:rPr>
        <w:t>operations.</w:t>
      </w:r>
    </w:p>
    <w:p w14:paraId="59485D99" w14:textId="77777777" w:rsidR="00467549" w:rsidRPr="00816200" w:rsidRDefault="00220DEC">
      <w:pPr>
        <w:pStyle w:val="Compact"/>
        <w:numPr>
          <w:ilvl w:val="0"/>
          <w:numId w:val="8"/>
        </w:numPr>
        <w:rPr>
          <w:rFonts w:ascii="Arial" w:hAnsi="Arial" w:cs="Arial"/>
          <w:sz w:val="22"/>
          <w:szCs w:val="22"/>
        </w:rPr>
      </w:pPr>
      <w:r w:rsidRPr="00816200">
        <w:rPr>
          <w:rFonts w:ascii="Arial" w:hAnsi="Arial" w:cs="Arial"/>
          <w:sz w:val="22"/>
          <w:szCs w:val="22"/>
        </w:rPr>
        <w:t>Meetings and small conferences.</w:t>
      </w:r>
    </w:p>
    <w:p w14:paraId="483BAEC4" w14:textId="77777777" w:rsidR="00467549" w:rsidRPr="00816200" w:rsidRDefault="00220DEC">
      <w:pPr>
        <w:pStyle w:val="Compact"/>
        <w:numPr>
          <w:ilvl w:val="0"/>
          <w:numId w:val="8"/>
        </w:numPr>
        <w:rPr>
          <w:rFonts w:ascii="Arial" w:hAnsi="Arial" w:cs="Arial"/>
          <w:sz w:val="22"/>
          <w:szCs w:val="22"/>
        </w:rPr>
      </w:pPr>
      <w:r w:rsidRPr="00816200">
        <w:rPr>
          <w:rFonts w:ascii="Arial" w:hAnsi="Arial" w:cs="Arial"/>
          <w:sz w:val="22"/>
          <w:szCs w:val="22"/>
        </w:rPr>
        <w:t>Demonstration and cottage-industry kitchen activities.</w:t>
      </w:r>
    </w:p>
    <w:p w14:paraId="34AC7C88"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The design shall maintain the existing open-plan character where feasible and preserve or enhance the Old Florida character of the structure.</w:t>
      </w:r>
    </w:p>
    <w:p w14:paraId="58323363" w14:textId="77777777" w:rsidR="00467549" w:rsidRPr="00816200" w:rsidRDefault="00220DEC">
      <w:pPr>
        <w:pStyle w:val="Heading2"/>
        <w:rPr>
          <w:rFonts w:ascii="Arial" w:hAnsi="Arial" w:cs="Arial"/>
          <w:sz w:val="22"/>
          <w:szCs w:val="22"/>
        </w:rPr>
      </w:pPr>
      <w:bookmarkStart w:id="48" w:name="a.2-lobby-reception"/>
      <w:bookmarkEnd w:id="46"/>
      <w:r w:rsidRPr="00816200">
        <w:rPr>
          <w:rFonts w:ascii="Arial" w:hAnsi="Arial" w:cs="Arial"/>
          <w:sz w:val="22"/>
          <w:szCs w:val="22"/>
        </w:rPr>
        <w:t>A.2 Lobby / Reception</w:t>
      </w:r>
    </w:p>
    <w:p w14:paraId="18EA4FD5" w14:textId="77777777" w:rsidR="00467549" w:rsidRPr="00816200" w:rsidRDefault="00220DEC">
      <w:pPr>
        <w:pStyle w:val="Heading3"/>
        <w:rPr>
          <w:rFonts w:ascii="Arial" w:hAnsi="Arial" w:cs="Arial"/>
          <w:sz w:val="22"/>
          <w:szCs w:val="22"/>
        </w:rPr>
      </w:pPr>
      <w:bookmarkStart w:id="49" w:name="function"/>
      <w:r w:rsidRPr="00816200">
        <w:rPr>
          <w:rFonts w:ascii="Arial" w:hAnsi="Arial" w:cs="Arial"/>
          <w:sz w:val="22"/>
          <w:szCs w:val="22"/>
        </w:rPr>
        <w:t>Function</w:t>
      </w:r>
    </w:p>
    <w:p w14:paraId="7005634F"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Primary arrival and orientation space for visitors, students, families, staff, and community users.</w:t>
      </w:r>
    </w:p>
    <w:p w14:paraId="19BFD21A" w14:textId="77777777" w:rsidR="00467549" w:rsidRPr="00816200" w:rsidRDefault="00220DEC">
      <w:pPr>
        <w:pStyle w:val="Heading3"/>
        <w:rPr>
          <w:rFonts w:ascii="Arial" w:hAnsi="Arial" w:cs="Arial"/>
          <w:sz w:val="22"/>
          <w:szCs w:val="22"/>
        </w:rPr>
      </w:pPr>
      <w:bookmarkStart w:id="50" w:name="criteria"/>
      <w:bookmarkEnd w:id="49"/>
      <w:r w:rsidRPr="00816200">
        <w:rPr>
          <w:rFonts w:ascii="Arial" w:hAnsi="Arial" w:cs="Arial"/>
          <w:sz w:val="22"/>
          <w:szCs w:val="22"/>
        </w:rPr>
        <w:t>Criteria</w:t>
      </w:r>
    </w:p>
    <w:p w14:paraId="6EEBE16C" w14:textId="77777777" w:rsidR="00467549" w:rsidRPr="00816200" w:rsidRDefault="00220DEC">
      <w:pPr>
        <w:pStyle w:val="Compact"/>
        <w:numPr>
          <w:ilvl w:val="0"/>
          <w:numId w:val="9"/>
        </w:numPr>
        <w:rPr>
          <w:rFonts w:ascii="Arial" w:hAnsi="Arial" w:cs="Arial"/>
          <w:sz w:val="22"/>
          <w:szCs w:val="22"/>
        </w:rPr>
      </w:pPr>
      <w:r w:rsidRPr="00816200">
        <w:rPr>
          <w:rFonts w:ascii="Arial" w:hAnsi="Arial" w:cs="Arial"/>
          <w:sz w:val="22"/>
          <w:szCs w:val="22"/>
        </w:rPr>
        <w:t>Provide a clear public entry sequence.</w:t>
      </w:r>
    </w:p>
    <w:p w14:paraId="6A33CBFE" w14:textId="77777777" w:rsidR="00467549" w:rsidRPr="00816200" w:rsidRDefault="00220DEC">
      <w:pPr>
        <w:pStyle w:val="Compact"/>
        <w:numPr>
          <w:ilvl w:val="0"/>
          <w:numId w:val="9"/>
        </w:numPr>
        <w:rPr>
          <w:rFonts w:ascii="Arial" w:hAnsi="Arial" w:cs="Arial"/>
          <w:sz w:val="22"/>
          <w:szCs w:val="22"/>
        </w:rPr>
      </w:pPr>
      <w:r w:rsidRPr="00816200">
        <w:rPr>
          <w:rFonts w:ascii="Arial" w:hAnsi="Arial" w:cs="Arial"/>
          <w:sz w:val="22"/>
          <w:szCs w:val="22"/>
        </w:rPr>
        <w:t>Include space for check-in, display, notices, wayfinding, and program information.</w:t>
      </w:r>
    </w:p>
    <w:p w14:paraId="6025AE81" w14:textId="77777777" w:rsidR="00467549" w:rsidRPr="00816200" w:rsidRDefault="00220DEC">
      <w:pPr>
        <w:pStyle w:val="Compact"/>
        <w:numPr>
          <w:ilvl w:val="0"/>
          <w:numId w:val="9"/>
        </w:numPr>
        <w:rPr>
          <w:rFonts w:ascii="Arial" w:hAnsi="Arial" w:cs="Arial"/>
          <w:sz w:val="22"/>
          <w:szCs w:val="22"/>
        </w:rPr>
      </w:pPr>
      <w:r w:rsidRPr="00816200">
        <w:rPr>
          <w:rFonts w:ascii="Arial" w:hAnsi="Arial" w:cs="Arial"/>
          <w:sz w:val="22"/>
          <w:szCs w:val="22"/>
        </w:rPr>
        <w:t>Provide direct access to public meeting/training spaces and restrooms.</w:t>
      </w:r>
    </w:p>
    <w:p w14:paraId="20A485E6" w14:textId="77777777" w:rsidR="00467549" w:rsidRPr="00816200" w:rsidRDefault="00220DEC">
      <w:pPr>
        <w:pStyle w:val="Compact"/>
        <w:numPr>
          <w:ilvl w:val="0"/>
          <w:numId w:val="9"/>
        </w:numPr>
        <w:rPr>
          <w:rFonts w:ascii="Arial" w:hAnsi="Arial" w:cs="Arial"/>
          <w:sz w:val="22"/>
          <w:szCs w:val="22"/>
        </w:rPr>
      </w:pPr>
      <w:r w:rsidRPr="00816200">
        <w:rPr>
          <w:rFonts w:ascii="Arial" w:hAnsi="Arial" w:cs="Arial"/>
          <w:sz w:val="22"/>
          <w:szCs w:val="22"/>
        </w:rPr>
        <w:t>Maintain visibility and supervision from staff areas where feasible.</w:t>
      </w:r>
    </w:p>
    <w:p w14:paraId="62B185C5" w14:textId="77777777" w:rsidR="00467549" w:rsidRPr="00816200" w:rsidRDefault="00220DEC">
      <w:pPr>
        <w:pStyle w:val="Compact"/>
        <w:numPr>
          <w:ilvl w:val="0"/>
          <w:numId w:val="9"/>
        </w:numPr>
        <w:rPr>
          <w:rFonts w:ascii="Arial" w:hAnsi="Arial" w:cs="Arial"/>
          <w:sz w:val="22"/>
          <w:szCs w:val="22"/>
        </w:rPr>
      </w:pPr>
      <w:r w:rsidRPr="00816200">
        <w:rPr>
          <w:rFonts w:ascii="Arial" w:hAnsi="Arial" w:cs="Arial"/>
          <w:sz w:val="22"/>
          <w:szCs w:val="22"/>
        </w:rPr>
        <w:t>Architectural character should reinforce the rural Old Florida identity of the campus.</w:t>
      </w:r>
    </w:p>
    <w:p w14:paraId="4F65BFC4" w14:textId="77777777" w:rsidR="00467549" w:rsidRPr="00816200" w:rsidRDefault="00220DEC">
      <w:pPr>
        <w:pStyle w:val="Heading2"/>
        <w:rPr>
          <w:rFonts w:ascii="Arial" w:hAnsi="Arial" w:cs="Arial"/>
          <w:sz w:val="22"/>
          <w:szCs w:val="22"/>
        </w:rPr>
      </w:pPr>
      <w:bookmarkStart w:id="51" w:name="a.3-staff-offices"/>
      <w:bookmarkEnd w:id="48"/>
      <w:bookmarkEnd w:id="50"/>
      <w:r w:rsidRPr="00816200">
        <w:rPr>
          <w:rFonts w:ascii="Arial" w:hAnsi="Arial" w:cs="Arial"/>
          <w:sz w:val="22"/>
          <w:szCs w:val="22"/>
        </w:rPr>
        <w:t>A.3 Staff Offices</w:t>
      </w:r>
    </w:p>
    <w:p w14:paraId="0D7A9CF2" w14:textId="77777777" w:rsidR="00467549" w:rsidRPr="00816200" w:rsidRDefault="00220DEC">
      <w:pPr>
        <w:pStyle w:val="Heading3"/>
        <w:rPr>
          <w:rFonts w:ascii="Arial" w:hAnsi="Arial" w:cs="Arial"/>
          <w:sz w:val="22"/>
          <w:szCs w:val="22"/>
        </w:rPr>
      </w:pPr>
      <w:bookmarkStart w:id="52" w:name="function-1"/>
      <w:r w:rsidRPr="00816200">
        <w:rPr>
          <w:rFonts w:ascii="Arial" w:hAnsi="Arial" w:cs="Arial"/>
          <w:sz w:val="22"/>
          <w:szCs w:val="22"/>
        </w:rPr>
        <w:t>Function</w:t>
      </w:r>
    </w:p>
    <w:p w14:paraId="33E3A21E"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Office space for approximately five staff members.</w:t>
      </w:r>
    </w:p>
    <w:p w14:paraId="3ECF2733" w14:textId="77777777" w:rsidR="00467549" w:rsidRPr="00816200" w:rsidRDefault="00220DEC">
      <w:pPr>
        <w:pStyle w:val="Heading3"/>
        <w:rPr>
          <w:rFonts w:ascii="Arial" w:hAnsi="Arial" w:cs="Arial"/>
          <w:sz w:val="22"/>
          <w:szCs w:val="22"/>
        </w:rPr>
      </w:pPr>
      <w:bookmarkStart w:id="53" w:name="criteria-1"/>
      <w:bookmarkEnd w:id="52"/>
      <w:r w:rsidRPr="00816200">
        <w:rPr>
          <w:rFonts w:ascii="Arial" w:hAnsi="Arial" w:cs="Arial"/>
          <w:sz w:val="22"/>
          <w:szCs w:val="22"/>
        </w:rPr>
        <w:t>Criteria</w:t>
      </w:r>
    </w:p>
    <w:p w14:paraId="2C1FA240" w14:textId="37AFCB3A" w:rsidR="00467549" w:rsidRPr="00816200" w:rsidRDefault="00220DEC">
      <w:pPr>
        <w:pStyle w:val="Compact"/>
        <w:numPr>
          <w:ilvl w:val="0"/>
          <w:numId w:val="10"/>
        </w:numPr>
        <w:rPr>
          <w:rFonts w:ascii="Arial" w:hAnsi="Arial" w:cs="Arial"/>
          <w:sz w:val="22"/>
          <w:szCs w:val="22"/>
        </w:rPr>
      </w:pPr>
      <w:r w:rsidRPr="412F95DA">
        <w:rPr>
          <w:rFonts w:ascii="Arial" w:hAnsi="Arial" w:cs="Arial"/>
          <w:sz w:val="22"/>
          <w:szCs w:val="22"/>
        </w:rPr>
        <w:t>Provide private workstations</w:t>
      </w:r>
      <w:ins w:id="54" w:author="Davis,Sarah W" w:date="2026-07-06T21:10:00Z" w16du:dateUtc="2026-07-06T21:10:17Z">
        <w:r w:rsidR="0AC86CEE" w:rsidRPr="412F95DA">
          <w:rPr>
            <w:rFonts w:ascii="Arial" w:hAnsi="Arial" w:cs="Arial"/>
            <w:sz w:val="22"/>
            <w:szCs w:val="22"/>
          </w:rPr>
          <w:t xml:space="preserve"> with closing doors</w:t>
        </w:r>
      </w:ins>
      <w:r w:rsidRPr="412F95DA">
        <w:rPr>
          <w:rFonts w:ascii="Arial" w:hAnsi="Arial" w:cs="Arial"/>
          <w:sz w:val="22"/>
          <w:szCs w:val="22"/>
        </w:rPr>
        <w:t xml:space="preserve"> as appropriate to the existing structure.</w:t>
      </w:r>
      <w:r w:rsidR="002A42EF" w:rsidRPr="412F95DA">
        <w:rPr>
          <w:rFonts w:ascii="Arial" w:hAnsi="Arial" w:cs="Arial"/>
          <w:sz w:val="22"/>
          <w:szCs w:val="22"/>
        </w:rPr>
        <w:t xml:space="preserve"> Semi-private is acceptable for collaborative roles. Provide flexible workstations for additional staff if space allows.</w:t>
      </w:r>
    </w:p>
    <w:p w14:paraId="54A0391B" w14:textId="77777777" w:rsidR="00467549" w:rsidRPr="00816200" w:rsidRDefault="00220DEC">
      <w:pPr>
        <w:pStyle w:val="Compact"/>
        <w:numPr>
          <w:ilvl w:val="0"/>
          <w:numId w:val="10"/>
        </w:numPr>
        <w:rPr>
          <w:rFonts w:ascii="Arial" w:hAnsi="Arial" w:cs="Arial"/>
          <w:sz w:val="22"/>
          <w:szCs w:val="22"/>
        </w:rPr>
      </w:pPr>
      <w:r w:rsidRPr="00816200">
        <w:rPr>
          <w:rFonts w:ascii="Arial" w:hAnsi="Arial" w:cs="Arial"/>
          <w:sz w:val="22"/>
          <w:szCs w:val="22"/>
        </w:rPr>
        <w:t>Locate near lobby/reception where practical for visitor control and daily operations.</w:t>
      </w:r>
    </w:p>
    <w:p w14:paraId="21BBA211" w14:textId="77777777" w:rsidR="00467549" w:rsidRPr="00816200" w:rsidRDefault="00220DEC">
      <w:pPr>
        <w:pStyle w:val="Compact"/>
        <w:numPr>
          <w:ilvl w:val="0"/>
          <w:numId w:val="10"/>
        </w:numPr>
        <w:rPr>
          <w:rFonts w:ascii="Arial" w:hAnsi="Arial" w:cs="Arial"/>
          <w:sz w:val="22"/>
          <w:szCs w:val="22"/>
        </w:rPr>
      </w:pPr>
      <w:r w:rsidRPr="00816200">
        <w:rPr>
          <w:rFonts w:ascii="Arial" w:hAnsi="Arial" w:cs="Arial"/>
          <w:sz w:val="22"/>
          <w:szCs w:val="22"/>
        </w:rPr>
        <w:t>Provide access to files, printer/copier, supplies, and secure storage.</w:t>
      </w:r>
    </w:p>
    <w:p w14:paraId="3645372D" w14:textId="77777777" w:rsidR="00467549" w:rsidRPr="00816200" w:rsidRDefault="00220DEC">
      <w:pPr>
        <w:pStyle w:val="Compact"/>
        <w:numPr>
          <w:ilvl w:val="0"/>
          <w:numId w:val="10"/>
        </w:numPr>
        <w:rPr>
          <w:rFonts w:ascii="Arial" w:hAnsi="Arial" w:cs="Arial"/>
          <w:sz w:val="22"/>
          <w:szCs w:val="22"/>
        </w:rPr>
      </w:pPr>
      <w:r w:rsidRPr="00816200">
        <w:rPr>
          <w:rFonts w:ascii="Arial" w:hAnsi="Arial" w:cs="Arial"/>
          <w:sz w:val="22"/>
          <w:szCs w:val="22"/>
        </w:rPr>
        <w:t>Include visual or operational connection to public entry and meeting spaces where feasible.</w:t>
      </w:r>
    </w:p>
    <w:p w14:paraId="18627A63" w14:textId="77777777" w:rsidR="00467549" w:rsidRDefault="00220DEC">
      <w:pPr>
        <w:pStyle w:val="Compact"/>
        <w:numPr>
          <w:ilvl w:val="0"/>
          <w:numId w:val="10"/>
        </w:numPr>
        <w:rPr>
          <w:ins w:id="55" w:author="Byron, Lee Hayes" w:date="2026-06-30T09:44:00Z" w16du:dateUtc="2026-06-30T13:44:00Z"/>
          <w:rFonts w:ascii="Arial" w:hAnsi="Arial" w:cs="Arial"/>
          <w:sz w:val="22"/>
          <w:szCs w:val="22"/>
        </w:rPr>
      </w:pPr>
      <w:r w:rsidRPr="00816200">
        <w:rPr>
          <w:rFonts w:ascii="Arial" w:hAnsi="Arial" w:cs="Arial"/>
          <w:sz w:val="22"/>
          <w:szCs w:val="22"/>
        </w:rPr>
        <w:t>Accommodate County technology and network infrastructure standards.</w:t>
      </w:r>
    </w:p>
    <w:p w14:paraId="40E97DCC" w14:textId="2F67C875" w:rsidR="003C2784" w:rsidRPr="00816200" w:rsidRDefault="003C2784">
      <w:pPr>
        <w:pStyle w:val="Compact"/>
        <w:numPr>
          <w:ilvl w:val="0"/>
          <w:numId w:val="10"/>
        </w:numPr>
        <w:rPr>
          <w:rFonts w:ascii="Arial" w:hAnsi="Arial" w:cs="Arial"/>
          <w:sz w:val="22"/>
          <w:szCs w:val="22"/>
        </w:rPr>
      </w:pPr>
      <w:ins w:id="56" w:author="Byron, Lee Hayes" w:date="2026-06-30T09:44:00Z" w16du:dateUtc="2026-06-30T13:44:00Z">
        <w:r w:rsidRPr="44D7EBFE">
          <w:rPr>
            <w:rFonts w:ascii="Arial" w:hAnsi="Arial" w:cs="Arial"/>
            <w:sz w:val="22"/>
            <w:szCs w:val="22"/>
          </w:rPr>
          <w:t xml:space="preserve">Provide space for a cot or sleeper couch to enable staff to stay overnight (rarely) if needed for animal care reasons. </w:t>
        </w:r>
      </w:ins>
      <w:ins w:id="57" w:author="Byron, Lee Hayes" w:date="2026-07-09T20:41:00Z" w16du:dateUtc="2026-07-09T20:41:59Z">
        <w:r w:rsidR="4CFD1602" w:rsidRPr="44D7EBFE">
          <w:rPr>
            <w:rFonts w:ascii="Arial" w:hAnsi="Arial" w:cs="Arial"/>
            <w:sz w:val="22"/>
            <w:szCs w:val="22"/>
          </w:rPr>
          <w:t>Consider including space for an onsite caretaker to live</w:t>
        </w:r>
      </w:ins>
      <w:ins w:id="58" w:author="Byron, Lee Hayes" w:date="2026-07-09T20:42:00Z" w16du:dateUtc="2026-07-09T20:42:34Z">
        <w:r w:rsidR="4CFD1602" w:rsidRPr="44D7EBFE">
          <w:rPr>
            <w:rFonts w:ascii="Arial" w:hAnsi="Arial" w:cs="Arial"/>
            <w:sz w:val="22"/>
            <w:szCs w:val="22"/>
          </w:rPr>
          <w:t xml:space="preserve"> all or part of the year, possibly through a pad with electrical, water, and sewer connections to start and eventually a small residence. </w:t>
        </w:r>
      </w:ins>
    </w:p>
    <w:p w14:paraId="14FDF4EB" w14:textId="77777777" w:rsidR="00467549" w:rsidRPr="00816200" w:rsidRDefault="00220DEC">
      <w:pPr>
        <w:pStyle w:val="Heading2"/>
        <w:rPr>
          <w:rFonts w:ascii="Arial" w:hAnsi="Arial" w:cs="Arial"/>
          <w:sz w:val="22"/>
          <w:szCs w:val="22"/>
        </w:rPr>
      </w:pPr>
      <w:bookmarkStart w:id="59" w:name="a.4-conference-meeting-room"/>
      <w:bookmarkEnd w:id="51"/>
      <w:bookmarkEnd w:id="53"/>
      <w:r w:rsidRPr="00816200">
        <w:rPr>
          <w:rFonts w:ascii="Arial" w:hAnsi="Arial" w:cs="Arial"/>
          <w:sz w:val="22"/>
          <w:szCs w:val="22"/>
        </w:rPr>
        <w:t>A.4 Conference / Meeting Room</w:t>
      </w:r>
    </w:p>
    <w:p w14:paraId="6DA9A3C0" w14:textId="77777777" w:rsidR="00467549" w:rsidRPr="00816200" w:rsidRDefault="00220DEC">
      <w:pPr>
        <w:pStyle w:val="Heading3"/>
        <w:rPr>
          <w:rFonts w:ascii="Arial" w:hAnsi="Arial" w:cs="Arial"/>
          <w:sz w:val="22"/>
          <w:szCs w:val="22"/>
        </w:rPr>
      </w:pPr>
      <w:bookmarkStart w:id="60" w:name="function-2"/>
      <w:r w:rsidRPr="00816200">
        <w:rPr>
          <w:rFonts w:ascii="Arial" w:hAnsi="Arial" w:cs="Arial"/>
          <w:sz w:val="22"/>
          <w:szCs w:val="22"/>
        </w:rPr>
        <w:t>Function</w:t>
      </w:r>
    </w:p>
    <w:p w14:paraId="1FFBE86D"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Meeting and conference space for approximately 20 to 25 people.</w:t>
      </w:r>
    </w:p>
    <w:p w14:paraId="1E1051D3" w14:textId="77777777" w:rsidR="00467549" w:rsidRPr="00816200" w:rsidRDefault="00220DEC">
      <w:pPr>
        <w:pStyle w:val="Heading3"/>
        <w:rPr>
          <w:rFonts w:ascii="Arial" w:hAnsi="Arial" w:cs="Arial"/>
          <w:sz w:val="22"/>
          <w:szCs w:val="22"/>
        </w:rPr>
      </w:pPr>
      <w:bookmarkStart w:id="61" w:name="criteria-2"/>
      <w:bookmarkEnd w:id="60"/>
      <w:r w:rsidRPr="00816200">
        <w:rPr>
          <w:rFonts w:ascii="Arial" w:hAnsi="Arial" w:cs="Arial"/>
          <w:sz w:val="22"/>
          <w:szCs w:val="22"/>
        </w:rPr>
        <w:t>Criteria</w:t>
      </w:r>
    </w:p>
    <w:p w14:paraId="731FD647" w14:textId="77777777" w:rsidR="00467549" w:rsidRPr="00816200" w:rsidRDefault="00220DEC">
      <w:pPr>
        <w:pStyle w:val="Compact"/>
        <w:numPr>
          <w:ilvl w:val="0"/>
          <w:numId w:val="11"/>
        </w:numPr>
        <w:rPr>
          <w:rFonts w:ascii="Arial" w:hAnsi="Arial" w:cs="Arial"/>
          <w:sz w:val="22"/>
          <w:szCs w:val="22"/>
        </w:rPr>
      </w:pPr>
      <w:r w:rsidRPr="00816200">
        <w:rPr>
          <w:rFonts w:ascii="Arial" w:hAnsi="Arial" w:cs="Arial"/>
          <w:sz w:val="22"/>
          <w:szCs w:val="22"/>
        </w:rPr>
        <w:t>Support staff meetings, advisory meetings, small-group training, volunteer coordination, and partner meetings.</w:t>
      </w:r>
    </w:p>
    <w:p w14:paraId="276C5EB3" w14:textId="628244EB" w:rsidR="00467549" w:rsidRPr="00816200" w:rsidRDefault="00220DEC">
      <w:pPr>
        <w:pStyle w:val="Compact"/>
        <w:numPr>
          <w:ilvl w:val="0"/>
          <w:numId w:val="11"/>
        </w:numPr>
        <w:rPr>
          <w:rFonts w:ascii="Arial" w:hAnsi="Arial" w:cs="Arial"/>
          <w:sz w:val="22"/>
          <w:szCs w:val="22"/>
        </w:rPr>
      </w:pPr>
      <w:r w:rsidRPr="00816200">
        <w:rPr>
          <w:rFonts w:ascii="Arial" w:hAnsi="Arial" w:cs="Arial"/>
          <w:sz w:val="22"/>
          <w:szCs w:val="22"/>
        </w:rPr>
        <w:t>Provide flexible table and chair arrangements</w:t>
      </w:r>
      <w:r w:rsidR="002A42EF">
        <w:rPr>
          <w:rFonts w:ascii="Arial" w:hAnsi="Arial" w:cs="Arial"/>
          <w:sz w:val="22"/>
          <w:szCs w:val="22"/>
        </w:rPr>
        <w:t xml:space="preserve"> and associated furniture storage space.</w:t>
      </w:r>
    </w:p>
    <w:p w14:paraId="0379CB14" w14:textId="77777777" w:rsidR="00467549" w:rsidRPr="00816200" w:rsidRDefault="00220DEC">
      <w:pPr>
        <w:pStyle w:val="Compact"/>
        <w:numPr>
          <w:ilvl w:val="0"/>
          <w:numId w:val="11"/>
        </w:numPr>
        <w:rPr>
          <w:rFonts w:ascii="Arial" w:hAnsi="Arial" w:cs="Arial"/>
          <w:sz w:val="22"/>
          <w:szCs w:val="22"/>
        </w:rPr>
      </w:pPr>
      <w:r w:rsidRPr="00816200">
        <w:rPr>
          <w:rFonts w:ascii="Arial" w:hAnsi="Arial" w:cs="Arial"/>
          <w:sz w:val="22"/>
          <w:szCs w:val="22"/>
        </w:rPr>
        <w:t>Include display/AV capability.</w:t>
      </w:r>
    </w:p>
    <w:p w14:paraId="72706DC4" w14:textId="77777777" w:rsidR="00467549" w:rsidRPr="00816200" w:rsidRDefault="00220DEC">
      <w:pPr>
        <w:pStyle w:val="Compact"/>
        <w:numPr>
          <w:ilvl w:val="0"/>
          <w:numId w:val="11"/>
        </w:numPr>
        <w:rPr>
          <w:rFonts w:ascii="Arial" w:hAnsi="Arial" w:cs="Arial"/>
          <w:sz w:val="22"/>
          <w:szCs w:val="22"/>
        </w:rPr>
      </w:pPr>
      <w:r w:rsidRPr="00816200">
        <w:rPr>
          <w:rFonts w:ascii="Arial" w:hAnsi="Arial" w:cs="Arial"/>
          <w:sz w:val="22"/>
          <w:szCs w:val="22"/>
        </w:rPr>
        <w:t>Locate near lobby and restrooms.</w:t>
      </w:r>
    </w:p>
    <w:p w14:paraId="5E2FFE8C" w14:textId="77777777" w:rsidR="00467549" w:rsidRPr="00816200" w:rsidRDefault="00220DEC">
      <w:pPr>
        <w:pStyle w:val="Compact"/>
        <w:numPr>
          <w:ilvl w:val="0"/>
          <w:numId w:val="11"/>
        </w:numPr>
        <w:rPr>
          <w:rFonts w:ascii="Arial" w:hAnsi="Arial" w:cs="Arial"/>
          <w:sz w:val="22"/>
          <w:szCs w:val="22"/>
        </w:rPr>
      </w:pPr>
      <w:r w:rsidRPr="00816200">
        <w:rPr>
          <w:rFonts w:ascii="Arial" w:hAnsi="Arial" w:cs="Arial"/>
          <w:sz w:val="22"/>
          <w:szCs w:val="22"/>
        </w:rPr>
        <w:t>Acoustically separate from louder teaching, kitchen, or service areas where feasible.</w:t>
      </w:r>
    </w:p>
    <w:p w14:paraId="724534EC" w14:textId="77777777" w:rsidR="00467549" w:rsidRPr="00816200" w:rsidRDefault="00220DEC">
      <w:pPr>
        <w:pStyle w:val="Heading2"/>
        <w:rPr>
          <w:rFonts w:ascii="Arial" w:hAnsi="Arial" w:cs="Arial"/>
          <w:sz w:val="22"/>
          <w:szCs w:val="22"/>
        </w:rPr>
      </w:pPr>
      <w:bookmarkStart w:id="62" w:name="X7662794cbf5edf67e97ddaa1cfb425c456a8dbe"/>
      <w:bookmarkEnd w:id="59"/>
      <w:bookmarkEnd w:id="61"/>
      <w:r w:rsidRPr="00816200">
        <w:rPr>
          <w:rFonts w:ascii="Arial" w:hAnsi="Arial" w:cs="Arial"/>
          <w:sz w:val="22"/>
          <w:szCs w:val="22"/>
        </w:rPr>
        <w:t>A.5 Instructional Classroom / Training Workshop</w:t>
      </w:r>
    </w:p>
    <w:p w14:paraId="640C296F" w14:textId="77777777" w:rsidR="00467549" w:rsidRPr="00816200" w:rsidRDefault="00220DEC">
      <w:pPr>
        <w:pStyle w:val="Heading3"/>
        <w:rPr>
          <w:rFonts w:ascii="Arial" w:hAnsi="Arial" w:cs="Arial"/>
          <w:sz w:val="22"/>
          <w:szCs w:val="22"/>
        </w:rPr>
      </w:pPr>
      <w:bookmarkStart w:id="63" w:name="function-3"/>
      <w:r w:rsidRPr="00816200">
        <w:rPr>
          <w:rFonts w:ascii="Arial" w:hAnsi="Arial" w:cs="Arial"/>
          <w:sz w:val="22"/>
          <w:szCs w:val="22"/>
        </w:rPr>
        <w:t>Function</w:t>
      </w:r>
    </w:p>
    <w:p w14:paraId="419E7026"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Large teaching and workshop space for approximately 50 people.</w:t>
      </w:r>
    </w:p>
    <w:p w14:paraId="76414010" w14:textId="77777777" w:rsidR="00467549" w:rsidRPr="00816200" w:rsidRDefault="00220DEC">
      <w:pPr>
        <w:pStyle w:val="Heading3"/>
        <w:rPr>
          <w:rFonts w:ascii="Arial" w:hAnsi="Arial" w:cs="Arial"/>
          <w:sz w:val="22"/>
          <w:szCs w:val="22"/>
        </w:rPr>
      </w:pPr>
      <w:bookmarkStart w:id="64" w:name="criteria-3"/>
      <w:bookmarkEnd w:id="63"/>
      <w:r w:rsidRPr="00816200">
        <w:rPr>
          <w:rFonts w:ascii="Arial" w:hAnsi="Arial" w:cs="Arial"/>
          <w:sz w:val="22"/>
          <w:szCs w:val="22"/>
        </w:rPr>
        <w:t>Criteria</w:t>
      </w:r>
    </w:p>
    <w:p w14:paraId="404392FC" w14:textId="77777777" w:rsidR="00467549" w:rsidRPr="00816200" w:rsidRDefault="00220DEC">
      <w:pPr>
        <w:pStyle w:val="Compact"/>
        <w:numPr>
          <w:ilvl w:val="0"/>
          <w:numId w:val="12"/>
        </w:numPr>
        <w:rPr>
          <w:rFonts w:ascii="Arial" w:hAnsi="Arial" w:cs="Arial"/>
          <w:sz w:val="22"/>
          <w:szCs w:val="22"/>
        </w:rPr>
      </w:pPr>
      <w:r w:rsidRPr="00816200">
        <w:rPr>
          <w:rFonts w:ascii="Arial" w:hAnsi="Arial" w:cs="Arial"/>
          <w:sz w:val="22"/>
          <w:szCs w:val="22"/>
        </w:rPr>
        <w:t>Provide the largest practical well-proportioned room within the existing building constraints.</w:t>
      </w:r>
    </w:p>
    <w:p w14:paraId="7B6A9A0C" w14:textId="77777777" w:rsidR="00467549" w:rsidRPr="00816200" w:rsidRDefault="00220DEC">
      <w:pPr>
        <w:pStyle w:val="Compact"/>
        <w:numPr>
          <w:ilvl w:val="0"/>
          <w:numId w:val="12"/>
        </w:numPr>
        <w:rPr>
          <w:rFonts w:ascii="Arial" w:hAnsi="Arial" w:cs="Arial"/>
          <w:sz w:val="22"/>
          <w:szCs w:val="22"/>
        </w:rPr>
      </w:pPr>
      <w:r w:rsidRPr="00816200">
        <w:rPr>
          <w:rFonts w:ascii="Arial" w:hAnsi="Arial" w:cs="Arial"/>
          <w:sz w:val="22"/>
          <w:szCs w:val="22"/>
        </w:rPr>
        <w:t>Support classroom seating, workshop tables, demonstrations, presentations, and community training.</w:t>
      </w:r>
    </w:p>
    <w:p w14:paraId="43A4A9A8" w14:textId="0BF146A3" w:rsidR="00467549" w:rsidRPr="00816200" w:rsidRDefault="00220DEC">
      <w:pPr>
        <w:pStyle w:val="Compact"/>
        <w:numPr>
          <w:ilvl w:val="0"/>
          <w:numId w:val="12"/>
        </w:numPr>
        <w:rPr>
          <w:rFonts w:ascii="Arial" w:hAnsi="Arial" w:cs="Arial"/>
          <w:sz w:val="22"/>
          <w:szCs w:val="22"/>
        </w:rPr>
      </w:pPr>
      <w:r w:rsidRPr="00816200">
        <w:rPr>
          <w:rFonts w:ascii="Arial" w:hAnsi="Arial" w:cs="Arial"/>
          <w:sz w:val="22"/>
          <w:szCs w:val="22"/>
        </w:rPr>
        <w:t>Provide flexible furniture layout</w:t>
      </w:r>
      <w:r w:rsidR="002A42EF">
        <w:rPr>
          <w:rFonts w:ascii="Arial" w:hAnsi="Arial" w:cs="Arial"/>
          <w:sz w:val="22"/>
          <w:szCs w:val="22"/>
        </w:rPr>
        <w:t xml:space="preserve"> and associated furniture storage space.</w:t>
      </w:r>
    </w:p>
    <w:p w14:paraId="1F0D7012" w14:textId="77777777" w:rsidR="00467549" w:rsidRPr="00816200" w:rsidRDefault="00220DEC">
      <w:pPr>
        <w:pStyle w:val="Compact"/>
        <w:numPr>
          <w:ilvl w:val="0"/>
          <w:numId w:val="12"/>
        </w:numPr>
        <w:rPr>
          <w:rFonts w:ascii="Arial" w:hAnsi="Arial" w:cs="Arial"/>
          <w:sz w:val="22"/>
          <w:szCs w:val="22"/>
        </w:rPr>
      </w:pPr>
      <w:r w:rsidRPr="00816200">
        <w:rPr>
          <w:rFonts w:ascii="Arial" w:hAnsi="Arial" w:cs="Arial"/>
          <w:sz w:val="22"/>
          <w:szCs w:val="22"/>
        </w:rPr>
        <w:t>Include durable finishes suitable for agricultural education use.</w:t>
      </w:r>
    </w:p>
    <w:p w14:paraId="61911471" w14:textId="77777777" w:rsidR="00467549" w:rsidRPr="00816200" w:rsidRDefault="00220DEC">
      <w:pPr>
        <w:pStyle w:val="Compact"/>
        <w:numPr>
          <w:ilvl w:val="0"/>
          <w:numId w:val="12"/>
        </w:numPr>
        <w:rPr>
          <w:rFonts w:ascii="Arial" w:hAnsi="Arial" w:cs="Arial"/>
          <w:sz w:val="22"/>
          <w:szCs w:val="22"/>
        </w:rPr>
      </w:pPr>
      <w:r w:rsidRPr="00816200">
        <w:rPr>
          <w:rFonts w:ascii="Arial" w:hAnsi="Arial" w:cs="Arial"/>
          <w:sz w:val="22"/>
          <w:szCs w:val="22"/>
        </w:rPr>
        <w:t>Provide AV/display capability, storage for teaching materials, and access to restrooms.</w:t>
      </w:r>
    </w:p>
    <w:p w14:paraId="15CA0BD8" w14:textId="77777777" w:rsidR="00467549" w:rsidRPr="00816200" w:rsidRDefault="00220DEC">
      <w:pPr>
        <w:pStyle w:val="Compact"/>
        <w:numPr>
          <w:ilvl w:val="0"/>
          <w:numId w:val="12"/>
        </w:numPr>
        <w:rPr>
          <w:rFonts w:ascii="Arial" w:hAnsi="Arial" w:cs="Arial"/>
          <w:sz w:val="22"/>
          <w:szCs w:val="22"/>
        </w:rPr>
      </w:pPr>
      <w:r w:rsidRPr="00816200">
        <w:rPr>
          <w:rFonts w:ascii="Arial" w:hAnsi="Arial" w:cs="Arial"/>
          <w:sz w:val="22"/>
          <w:szCs w:val="22"/>
        </w:rPr>
        <w:t>Structural spans and existing floor-level changes shall be evaluated early because they may affect room size, proportions, accessibility, and cost.</w:t>
      </w:r>
    </w:p>
    <w:p w14:paraId="03351A51" w14:textId="77777777" w:rsidR="00467549" w:rsidRPr="00816200" w:rsidRDefault="00220DEC">
      <w:pPr>
        <w:pStyle w:val="Heading2"/>
        <w:rPr>
          <w:rFonts w:ascii="Arial" w:hAnsi="Arial" w:cs="Arial"/>
          <w:sz w:val="22"/>
          <w:szCs w:val="22"/>
        </w:rPr>
      </w:pPr>
      <w:bookmarkStart w:id="65" w:name="X5ba65bc852a29d1494a11a9a87de12505180f1c"/>
      <w:bookmarkEnd w:id="62"/>
      <w:bookmarkEnd w:id="64"/>
      <w:r w:rsidRPr="00816200">
        <w:rPr>
          <w:rFonts w:ascii="Arial" w:hAnsi="Arial" w:cs="Arial"/>
          <w:sz w:val="22"/>
          <w:szCs w:val="22"/>
        </w:rPr>
        <w:t>A.6 Demonstration and Commercial / Cottage-Industry Kitchen</w:t>
      </w:r>
    </w:p>
    <w:p w14:paraId="273F356C" w14:textId="77777777" w:rsidR="00467549" w:rsidRPr="00816200" w:rsidRDefault="00220DEC">
      <w:pPr>
        <w:pStyle w:val="Heading3"/>
        <w:rPr>
          <w:rFonts w:ascii="Arial" w:hAnsi="Arial" w:cs="Arial"/>
          <w:sz w:val="22"/>
          <w:szCs w:val="22"/>
        </w:rPr>
      </w:pPr>
      <w:bookmarkStart w:id="66" w:name="function-4"/>
      <w:r w:rsidRPr="00816200">
        <w:rPr>
          <w:rFonts w:ascii="Arial" w:hAnsi="Arial" w:cs="Arial"/>
          <w:sz w:val="22"/>
          <w:szCs w:val="22"/>
        </w:rPr>
        <w:t>Function</w:t>
      </w:r>
    </w:p>
    <w:p w14:paraId="3EF13938"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Kitchen space to support demonstration, teaching, and cottage-industry food preparation standards as determined by the Owner and applicable reviewing agencies.</w:t>
      </w:r>
    </w:p>
    <w:p w14:paraId="472CE0AD" w14:textId="77777777" w:rsidR="00467549" w:rsidRPr="00816200" w:rsidRDefault="00220DEC">
      <w:pPr>
        <w:pStyle w:val="Heading3"/>
        <w:rPr>
          <w:rFonts w:ascii="Arial" w:hAnsi="Arial" w:cs="Arial"/>
          <w:sz w:val="22"/>
          <w:szCs w:val="22"/>
        </w:rPr>
      </w:pPr>
      <w:bookmarkStart w:id="67" w:name="criteria-4"/>
      <w:bookmarkEnd w:id="66"/>
      <w:r w:rsidRPr="00816200">
        <w:rPr>
          <w:rFonts w:ascii="Arial" w:hAnsi="Arial" w:cs="Arial"/>
          <w:sz w:val="22"/>
          <w:szCs w:val="22"/>
        </w:rPr>
        <w:t>Criteria</w:t>
      </w:r>
    </w:p>
    <w:p w14:paraId="1FB423B1" w14:textId="1A0627B3" w:rsidR="00467549" w:rsidRPr="00816200" w:rsidRDefault="00220DEC">
      <w:pPr>
        <w:pStyle w:val="Compact"/>
        <w:numPr>
          <w:ilvl w:val="0"/>
          <w:numId w:val="13"/>
        </w:numPr>
        <w:rPr>
          <w:rFonts w:ascii="Arial" w:hAnsi="Arial" w:cs="Arial"/>
          <w:sz w:val="22"/>
          <w:szCs w:val="22"/>
        </w:rPr>
      </w:pPr>
      <w:r w:rsidRPr="00816200">
        <w:rPr>
          <w:rFonts w:ascii="Arial" w:hAnsi="Arial" w:cs="Arial"/>
          <w:sz w:val="22"/>
          <w:szCs w:val="22"/>
        </w:rPr>
        <w:t>Maintain the preferred open-plan concept where feasible</w:t>
      </w:r>
      <w:r w:rsidR="006F3E23">
        <w:rPr>
          <w:rFonts w:ascii="Arial" w:hAnsi="Arial" w:cs="Arial"/>
          <w:sz w:val="22"/>
          <w:szCs w:val="22"/>
        </w:rPr>
        <w:t>, able to be closed off with a large door opening as needed.</w:t>
      </w:r>
    </w:p>
    <w:p w14:paraId="5CCA04C8" w14:textId="77777777" w:rsidR="00467549" w:rsidRPr="00816200" w:rsidRDefault="00220DEC">
      <w:pPr>
        <w:pStyle w:val="Compact"/>
        <w:numPr>
          <w:ilvl w:val="0"/>
          <w:numId w:val="13"/>
        </w:numPr>
        <w:rPr>
          <w:rFonts w:ascii="Arial" w:hAnsi="Arial" w:cs="Arial"/>
          <w:sz w:val="22"/>
          <w:szCs w:val="22"/>
        </w:rPr>
      </w:pPr>
      <w:r w:rsidRPr="00816200">
        <w:rPr>
          <w:rFonts w:ascii="Arial" w:hAnsi="Arial" w:cs="Arial"/>
          <w:sz w:val="22"/>
          <w:szCs w:val="22"/>
        </w:rPr>
        <w:t>Provide one-direction workflow for dishwashing and food handling where practical.</w:t>
      </w:r>
    </w:p>
    <w:p w14:paraId="4D26516F" w14:textId="77777777" w:rsidR="00467549" w:rsidRPr="00816200" w:rsidRDefault="00220DEC">
      <w:pPr>
        <w:pStyle w:val="Compact"/>
        <w:numPr>
          <w:ilvl w:val="0"/>
          <w:numId w:val="13"/>
        </w:numPr>
        <w:rPr>
          <w:rFonts w:ascii="Arial" w:hAnsi="Arial" w:cs="Arial"/>
          <w:sz w:val="22"/>
          <w:szCs w:val="22"/>
        </w:rPr>
      </w:pPr>
      <w:r w:rsidRPr="00816200">
        <w:rPr>
          <w:rFonts w:ascii="Arial" w:hAnsi="Arial" w:cs="Arial"/>
          <w:sz w:val="22"/>
          <w:szCs w:val="22"/>
        </w:rPr>
        <w:t xml:space="preserve">Include adequate handwashing, </w:t>
      </w:r>
      <w:proofErr w:type="spellStart"/>
      <w:r w:rsidRPr="00816200">
        <w:rPr>
          <w:rFonts w:ascii="Arial" w:hAnsi="Arial" w:cs="Arial"/>
          <w:sz w:val="22"/>
          <w:szCs w:val="22"/>
        </w:rPr>
        <w:t>warewashing</w:t>
      </w:r>
      <w:proofErr w:type="spellEnd"/>
      <w:r w:rsidRPr="00816200">
        <w:rPr>
          <w:rFonts w:ascii="Arial" w:hAnsi="Arial" w:cs="Arial"/>
          <w:sz w:val="22"/>
          <w:szCs w:val="22"/>
        </w:rPr>
        <w:t>, food-prep, storage, refrigeration, and clean/dirty separation as required by the final program and Health Department review.</w:t>
      </w:r>
    </w:p>
    <w:p w14:paraId="520EF4ED" w14:textId="42651A8D" w:rsidR="00467549" w:rsidRPr="00816200" w:rsidRDefault="00220DEC">
      <w:pPr>
        <w:pStyle w:val="Compact"/>
        <w:numPr>
          <w:ilvl w:val="0"/>
          <w:numId w:val="13"/>
        </w:numPr>
        <w:rPr>
          <w:rFonts w:ascii="Arial" w:hAnsi="Arial" w:cs="Arial"/>
          <w:sz w:val="22"/>
          <w:szCs w:val="22"/>
        </w:rPr>
      </w:pPr>
      <w:r w:rsidRPr="00816200">
        <w:rPr>
          <w:rFonts w:ascii="Arial" w:hAnsi="Arial" w:cs="Arial"/>
          <w:sz w:val="22"/>
          <w:szCs w:val="22"/>
        </w:rPr>
        <w:t>Coordinate final equipment requirements with the intended commercial kitchen standard.</w:t>
      </w:r>
    </w:p>
    <w:p w14:paraId="22D70DA1" w14:textId="77777777" w:rsidR="00467549" w:rsidRPr="00816200" w:rsidRDefault="00220DEC">
      <w:pPr>
        <w:pStyle w:val="Compact"/>
        <w:numPr>
          <w:ilvl w:val="0"/>
          <w:numId w:val="13"/>
        </w:numPr>
        <w:rPr>
          <w:rFonts w:ascii="Arial" w:hAnsi="Arial" w:cs="Arial"/>
          <w:sz w:val="22"/>
          <w:szCs w:val="22"/>
        </w:rPr>
      </w:pPr>
      <w:r w:rsidRPr="00816200">
        <w:rPr>
          <w:rFonts w:ascii="Arial" w:hAnsi="Arial" w:cs="Arial"/>
          <w:sz w:val="22"/>
          <w:szCs w:val="22"/>
        </w:rPr>
        <w:t>Confirm whether the kitchen is intended for demonstration only, limited processing, public classes, certified production, or other use requiring agency review.</w:t>
      </w:r>
    </w:p>
    <w:p w14:paraId="2F3291B0" w14:textId="77777777" w:rsidR="00467549" w:rsidRPr="00816200" w:rsidRDefault="00220DEC">
      <w:pPr>
        <w:pStyle w:val="Compact"/>
        <w:numPr>
          <w:ilvl w:val="0"/>
          <w:numId w:val="13"/>
        </w:numPr>
        <w:rPr>
          <w:rFonts w:ascii="Arial" w:hAnsi="Arial" w:cs="Arial"/>
          <w:sz w:val="22"/>
          <w:szCs w:val="22"/>
        </w:rPr>
      </w:pPr>
      <w:r w:rsidRPr="00816200">
        <w:rPr>
          <w:rFonts w:ascii="Arial" w:hAnsi="Arial" w:cs="Arial"/>
          <w:sz w:val="22"/>
          <w:szCs w:val="22"/>
        </w:rPr>
        <w:t>Provide durable, cleanable finishes and pest-resistant detailing.</w:t>
      </w:r>
    </w:p>
    <w:p w14:paraId="420BC941" w14:textId="77777777" w:rsidR="00467549" w:rsidRPr="00816200" w:rsidRDefault="00220DEC">
      <w:pPr>
        <w:pStyle w:val="Compact"/>
        <w:numPr>
          <w:ilvl w:val="0"/>
          <w:numId w:val="13"/>
        </w:numPr>
        <w:rPr>
          <w:rFonts w:ascii="Arial" w:hAnsi="Arial" w:cs="Arial"/>
          <w:sz w:val="22"/>
          <w:szCs w:val="22"/>
        </w:rPr>
      </w:pPr>
      <w:r w:rsidRPr="00816200">
        <w:rPr>
          <w:rFonts w:ascii="Arial" w:hAnsi="Arial" w:cs="Arial"/>
          <w:sz w:val="22"/>
          <w:szCs w:val="22"/>
        </w:rPr>
        <w:t>Coordinate grease waste, plumbing, ventilation, electrical load, and fire protection requirements during design.</w:t>
      </w:r>
    </w:p>
    <w:p w14:paraId="5934A4EB" w14:textId="77777777" w:rsidR="00467549" w:rsidRPr="00816200" w:rsidRDefault="00220DEC">
      <w:pPr>
        <w:pStyle w:val="Heading2"/>
        <w:rPr>
          <w:rFonts w:ascii="Arial" w:hAnsi="Arial" w:cs="Arial"/>
          <w:sz w:val="22"/>
          <w:szCs w:val="22"/>
        </w:rPr>
      </w:pPr>
      <w:bookmarkStart w:id="68" w:name="a.7-breakroom"/>
      <w:bookmarkEnd w:id="65"/>
      <w:bookmarkEnd w:id="67"/>
      <w:r w:rsidRPr="00816200">
        <w:rPr>
          <w:rFonts w:ascii="Arial" w:hAnsi="Arial" w:cs="Arial"/>
          <w:sz w:val="22"/>
          <w:szCs w:val="22"/>
        </w:rPr>
        <w:t>A.7 Breakroom</w:t>
      </w:r>
    </w:p>
    <w:p w14:paraId="53A7B133" w14:textId="77777777" w:rsidR="00467549" w:rsidRPr="00816200" w:rsidRDefault="00220DEC">
      <w:pPr>
        <w:pStyle w:val="Heading3"/>
        <w:rPr>
          <w:rFonts w:ascii="Arial" w:hAnsi="Arial" w:cs="Arial"/>
          <w:sz w:val="22"/>
          <w:szCs w:val="22"/>
        </w:rPr>
      </w:pPr>
      <w:bookmarkStart w:id="69" w:name="function-5"/>
      <w:r w:rsidRPr="00816200">
        <w:rPr>
          <w:rFonts w:ascii="Arial" w:hAnsi="Arial" w:cs="Arial"/>
          <w:sz w:val="22"/>
          <w:szCs w:val="22"/>
        </w:rPr>
        <w:t>Function</w:t>
      </w:r>
    </w:p>
    <w:p w14:paraId="6345C598"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Staff and volunteer support space.</w:t>
      </w:r>
    </w:p>
    <w:p w14:paraId="06BA50C8" w14:textId="77777777" w:rsidR="00467549" w:rsidRPr="00816200" w:rsidRDefault="00220DEC">
      <w:pPr>
        <w:pStyle w:val="Heading3"/>
        <w:rPr>
          <w:rFonts w:ascii="Arial" w:hAnsi="Arial" w:cs="Arial"/>
          <w:sz w:val="22"/>
          <w:szCs w:val="22"/>
        </w:rPr>
      </w:pPr>
      <w:bookmarkStart w:id="70" w:name="criteria-5"/>
      <w:bookmarkEnd w:id="69"/>
      <w:r w:rsidRPr="00816200">
        <w:rPr>
          <w:rFonts w:ascii="Arial" w:hAnsi="Arial" w:cs="Arial"/>
          <w:sz w:val="22"/>
          <w:szCs w:val="22"/>
        </w:rPr>
        <w:t>Criteria</w:t>
      </w:r>
    </w:p>
    <w:p w14:paraId="39E9514E" w14:textId="446AA983" w:rsidR="006F3E23" w:rsidRDefault="006F3E23">
      <w:pPr>
        <w:pStyle w:val="Compact"/>
        <w:numPr>
          <w:ilvl w:val="0"/>
          <w:numId w:val="14"/>
        </w:numPr>
        <w:rPr>
          <w:rFonts w:ascii="Arial" w:hAnsi="Arial" w:cs="Arial"/>
          <w:sz w:val="22"/>
          <w:szCs w:val="22"/>
        </w:rPr>
      </w:pPr>
      <w:r>
        <w:rPr>
          <w:rFonts w:ascii="Arial" w:hAnsi="Arial" w:cs="Arial"/>
          <w:sz w:val="22"/>
          <w:szCs w:val="22"/>
        </w:rPr>
        <w:t>Low-priority; provide as space allows.</w:t>
      </w:r>
    </w:p>
    <w:p w14:paraId="34B9C619" w14:textId="15535B7C" w:rsidR="00467549" w:rsidRPr="00816200" w:rsidRDefault="00220DEC">
      <w:pPr>
        <w:pStyle w:val="Compact"/>
        <w:numPr>
          <w:ilvl w:val="0"/>
          <w:numId w:val="14"/>
        </w:numPr>
        <w:rPr>
          <w:rFonts w:ascii="Arial" w:hAnsi="Arial" w:cs="Arial"/>
          <w:sz w:val="22"/>
          <w:szCs w:val="22"/>
        </w:rPr>
      </w:pPr>
      <w:r w:rsidRPr="00816200">
        <w:rPr>
          <w:rFonts w:ascii="Arial" w:hAnsi="Arial" w:cs="Arial"/>
          <w:sz w:val="22"/>
          <w:szCs w:val="22"/>
        </w:rPr>
        <w:t>Provide seating, kitchenette or break counter, refrigerator, microwave, and storage.</w:t>
      </w:r>
    </w:p>
    <w:p w14:paraId="55F184D2" w14:textId="77777777" w:rsidR="00467549" w:rsidRPr="00816200" w:rsidRDefault="00220DEC">
      <w:pPr>
        <w:pStyle w:val="Compact"/>
        <w:numPr>
          <w:ilvl w:val="0"/>
          <w:numId w:val="14"/>
        </w:numPr>
        <w:rPr>
          <w:rFonts w:ascii="Arial" w:hAnsi="Arial" w:cs="Arial"/>
          <w:sz w:val="22"/>
          <w:szCs w:val="22"/>
        </w:rPr>
      </w:pPr>
      <w:r w:rsidRPr="00816200">
        <w:rPr>
          <w:rFonts w:ascii="Arial" w:hAnsi="Arial" w:cs="Arial"/>
          <w:sz w:val="22"/>
          <w:szCs w:val="22"/>
        </w:rPr>
        <w:t>Locate convenient to staff offices but separate from public kitchen operations.</w:t>
      </w:r>
    </w:p>
    <w:p w14:paraId="2D816107" w14:textId="77777777" w:rsidR="00467549" w:rsidRPr="00816200" w:rsidRDefault="00220DEC">
      <w:pPr>
        <w:pStyle w:val="Compact"/>
        <w:numPr>
          <w:ilvl w:val="0"/>
          <w:numId w:val="14"/>
        </w:numPr>
        <w:rPr>
          <w:rFonts w:ascii="Arial" w:hAnsi="Arial" w:cs="Arial"/>
          <w:sz w:val="22"/>
          <w:szCs w:val="22"/>
        </w:rPr>
      </w:pPr>
      <w:r w:rsidRPr="00816200">
        <w:rPr>
          <w:rFonts w:ascii="Arial" w:hAnsi="Arial" w:cs="Arial"/>
          <w:sz w:val="22"/>
          <w:szCs w:val="22"/>
        </w:rPr>
        <w:t>May share infrastructure with other support spaces if practical.</w:t>
      </w:r>
    </w:p>
    <w:p w14:paraId="5774233B" w14:textId="77777777" w:rsidR="00467549" w:rsidRPr="00816200" w:rsidRDefault="00220DEC">
      <w:pPr>
        <w:pStyle w:val="Heading2"/>
        <w:rPr>
          <w:rFonts w:ascii="Arial" w:hAnsi="Arial" w:cs="Arial"/>
          <w:sz w:val="22"/>
          <w:szCs w:val="22"/>
        </w:rPr>
      </w:pPr>
      <w:bookmarkStart w:id="71" w:name="a.8-restrooms"/>
      <w:bookmarkEnd w:id="68"/>
      <w:bookmarkEnd w:id="70"/>
      <w:r w:rsidRPr="00816200">
        <w:rPr>
          <w:rFonts w:ascii="Arial" w:hAnsi="Arial" w:cs="Arial"/>
          <w:sz w:val="22"/>
          <w:szCs w:val="22"/>
        </w:rPr>
        <w:t>A.8 Restrooms</w:t>
      </w:r>
    </w:p>
    <w:p w14:paraId="1D787889" w14:textId="77777777" w:rsidR="00467549" w:rsidRPr="00816200" w:rsidRDefault="00220DEC">
      <w:pPr>
        <w:pStyle w:val="Heading3"/>
        <w:rPr>
          <w:rFonts w:ascii="Arial" w:hAnsi="Arial" w:cs="Arial"/>
          <w:sz w:val="22"/>
          <w:szCs w:val="22"/>
        </w:rPr>
      </w:pPr>
      <w:bookmarkStart w:id="72" w:name="function-6"/>
      <w:r w:rsidRPr="00816200">
        <w:rPr>
          <w:rFonts w:ascii="Arial" w:hAnsi="Arial" w:cs="Arial"/>
          <w:sz w:val="22"/>
          <w:szCs w:val="22"/>
        </w:rPr>
        <w:t>Function</w:t>
      </w:r>
    </w:p>
    <w:p w14:paraId="31B4DB0A"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Code-compliant restroom facilities serving staff, public visitors, training events, and site users.</w:t>
      </w:r>
    </w:p>
    <w:p w14:paraId="0243DC1D" w14:textId="77777777" w:rsidR="00467549" w:rsidRPr="00816200" w:rsidRDefault="00220DEC">
      <w:pPr>
        <w:pStyle w:val="Heading3"/>
        <w:rPr>
          <w:rFonts w:ascii="Arial" w:hAnsi="Arial" w:cs="Arial"/>
          <w:sz w:val="22"/>
          <w:szCs w:val="22"/>
        </w:rPr>
      </w:pPr>
      <w:bookmarkStart w:id="73" w:name="criteria-6"/>
      <w:bookmarkEnd w:id="72"/>
      <w:r w:rsidRPr="00816200">
        <w:rPr>
          <w:rFonts w:ascii="Arial" w:hAnsi="Arial" w:cs="Arial"/>
          <w:sz w:val="22"/>
          <w:szCs w:val="22"/>
        </w:rPr>
        <w:t>Criteria</w:t>
      </w:r>
    </w:p>
    <w:p w14:paraId="005FF0F9" w14:textId="77777777" w:rsidR="00467549" w:rsidRPr="00816200" w:rsidRDefault="00220DEC">
      <w:pPr>
        <w:pStyle w:val="Compact"/>
        <w:numPr>
          <w:ilvl w:val="0"/>
          <w:numId w:val="15"/>
        </w:numPr>
        <w:rPr>
          <w:rFonts w:ascii="Arial" w:hAnsi="Arial" w:cs="Arial"/>
          <w:sz w:val="22"/>
          <w:szCs w:val="22"/>
        </w:rPr>
      </w:pPr>
      <w:r w:rsidRPr="00816200">
        <w:rPr>
          <w:rFonts w:ascii="Arial" w:hAnsi="Arial" w:cs="Arial"/>
          <w:sz w:val="22"/>
          <w:szCs w:val="22"/>
        </w:rPr>
        <w:t>Provide accessible restrooms as required by code and occupancy.</w:t>
      </w:r>
    </w:p>
    <w:p w14:paraId="7BAC28EB" w14:textId="77777777" w:rsidR="00467549" w:rsidRPr="00816200" w:rsidRDefault="00220DEC">
      <w:pPr>
        <w:pStyle w:val="Compact"/>
        <w:numPr>
          <w:ilvl w:val="0"/>
          <w:numId w:val="15"/>
        </w:numPr>
        <w:rPr>
          <w:rFonts w:ascii="Arial" w:hAnsi="Arial" w:cs="Arial"/>
          <w:sz w:val="22"/>
          <w:szCs w:val="22"/>
        </w:rPr>
      </w:pPr>
      <w:r w:rsidRPr="00816200">
        <w:rPr>
          <w:rFonts w:ascii="Arial" w:hAnsi="Arial" w:cs="Arial"/>
          <w:sz w:val="22"/>
          <w:szCs w:val="22"/>
        </w:rPr>
        <w:t>Locate for convenient access from lobby, classroom, meeting room, and outdoor program areas.</w:t>
      </w:r>
    </w:p>
    <w:p w14:paraId="16AAB382" w14:textId="77777777" w:rsidR="00467549" w:rsidRPr="00816200" w:rsidRDefault="00220DEC">
      <w:pPr>
        <w:pStyle w:val="Compact"/>
        <w:numPr>
          <w:ilvl w:val="0"/>
          <w:numId w:val="15"/>
        </w:numPr>
        <w:rPr>
          <w:rFonts w:ascii="Arial" w:hAnsi="Arial" w:cs="Arial"/>
          <w:sz w:val="22"/>
          <w:szCs w:val="22"/>
        </w:rPr>
      </w:pPr>
      <w:r w:rsidRPr="00816200">
        <w:rPr>
          <w:rFonts w:ascii="Arial" w:hAnsi="Arial" w:cs="Arial"/>
          <w:sz w:val="22"/>
          <w:szCs w:val="22"/>
        </w:rPr>
        <w:t>Evaluate whether restrooms can also support exterior users without compromising building security.</w:t>
      </w:r>
    </w:p>
    <w:p w14:paraId="2DB53A59" w14:textId="77777777" w:rsidR="00467549" w:rsidRDefault="00220DEC">
      <w:pPr>
        <w:pStyle w:val="Compact"/>
        <w:numPr>
          <w:ilvl w:val="0"/>
          <w:numId w:val="15"/>
        </w:numPr>
        <w:rPr>
          <w:ins w:id="74" w:author="Byron, Lee Hayes" w:date="2026-06-30T09:43:00Z" w16du:dateUtc="2026-06-30T13:43:00Z"/>
          <w:rFonts w:ascii="Arial" w:hAnsi="Arial" w:cs="Arial"/>
          <w:sz w:val="22"/>
          <w:szCs w:val="22"/>
        </w:rPr>
      </w:pPr>
      <w:r w:rsidRPr="00816200">
        <w:rPr>
          <w:rFonts w:ascii="Arial" w:hAnsi="Arial" w:cs="Arial"/>
          <w:sz w:val="22"/>
          <w:szCs w:val="22"/>
        </w:rPr>
        <w:t>Coordinate fixture counts with final occupant loads and AHJ interpretation.</w:t>
      </w:r>
    </w:p>
    <w:p w14:paraId="6348C429" w14:textId="590AC1C2" w:rsidR="008A7F94" w:rsidRPr="00816200" w:rsidRDefault="00AE4633">
      <w:pPr>
        <w:pStyle w:val="Compact"/>
        <w:numPr>
          <w:ilvl w:val="0"/>
          <w:numId w:val="15"/>
        </w:numPr>
        <w:rPr>
          <w:rFonts w:ascii="Arial" w:hAnsi="Arial" w:cs="Arial"/>
          <w:sz w:val="22"/>
          <w:szCs w:val="22"/>
        </w:rPr>
      </w:pPr>
      <w:ins w:id="75" w:author="Byron, Lee Hayes" w:date="2026-06-30T09:43:00Z" w16du:dateUtc="2026-06-30T13:43:00Z">
        <w:r>
          <w:rPr>
            <w:rFonts w:ascii="Arial" w:hAnsi="Arial" w:cs="Arial"/>
            <w:sz w:val="22"/>
            <w:szCs w:val="22"/>
          </w:rPr>
          <w:t xml:space="preserve">Try to maintain </w:t>
        </w:r>
        <w:r w:rsidR="008A7F94">
          <w:rPr>
            <w:rFonts w:ascii="Arial" w:hAnsi="Arial" w:cs="Arial"/>
            <w:sz w:val="22"/>
            <w:szCs w:val="22"/>
          </w:rPr>
          <w:t xml:space="preserve">a shower for staff use. </w:t>
        </w:r>
      </w:ins>
    </w:p>
    <w:p w14:paraId="1C8C440C" w14:textId="77777777" w:rsidR="00467549" w:rsidRPr="00816200" w:rsidRDefault="00220DEC">
      <w:pPr>
        <w:pStyle w:val="Heading2"/>
        <w:rPr>
          <w:rFonts w:ascii="Arial" w:hAnsi="Arial" w:cs="Arial"/>
          <w:sz w:val="22"/>
          <w:szCs w:val="22"/>
        </w:rPr>
      </w:pPr>
      <w:bookmarkStart w:id="76" w:name="a.9-storage-support"/>
      <w:bookmarkEnd w:id="71"/>
      <w:bookmarkEnd w:id="73"/>
      <w:r w:rsidRPr="00816200">
        <w:rPr>
          <w:rFonts w:ascii="Arial" w:hAnsi="Arial" w:cs="Arial"/>
          <w:sz w:val="22"/>
          <w:szCs w:val="22"/>
        </w:rPr>
        <w:t>A.9 Storage / Support</w:t>
      </w:r>
    </w:p>
    <w:p w14:paraId="4C1B406C" w14:textId="77777777" w:rsidR="00467549" w:rsidRPr="00816200" w:rsidRDefault="00220DEC">
      <w:pPr>
        <w:pStyle w:val="Heading3"/>
        <w:rPr>
          <w:rFonts w:ascii="Arial" w:hAnsi="Arial" w:cs="Arial"/>
          <w:sz w:val="22"/>
          <w:szCs w:val="22"/>
        </w:rPr>
      </w:pPr>
      <w:bookmarkStart w:id="77" w:name="function-7"/>
      <w:r w:rsidRPr="00816200">
        <w:rPr>
          <w:rFonts w:ascii="Arial" w:hAnsi="Arial" w:cs="Arial"/>
          <w:sz w:val="22"/>
          <w:szCs w:val="22"/>
        </w:rPr>
        <w:t>Function</w:t>
      </w:r>
    </w:p>
    <w:p w14:paraId="4C8354B0"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Support storage for teaching materials, office supplies, cleaning supplies, tables, chairs, and event equipment.</w:t>
      </w:r>
    </w:p>
    <w:p w14:paraId="6554BB87" w14:textId="77777777" w:rsidR="00467549" w:rsidRPr="00816200" w:rsidRDefault="00220DEC">
      <w:pPr>
        <w:pStyle w:val="Heading3"/>
        <w:rPr>
          <w:rFonts w:ascii="Arial" w:hAnsi="Arial" w:cs="Arial"/>
          <w:sz w:val="22"/>
          <w:szCs w:val="22"/>
        </w:rPr>
      </w:pPr>
      <w:bookmarkStart w:id="78" w:name="criteria-7"/>
      <w:bookmarkEnd w:id="77"/>
      <w:r w:rsidRPr="00816200">
        <w:rPr>
          <w:rFonts w:ascii="Arial" w:hAnsi="Arial" w:cs="Arial"/>
          <w:sz w:val="22"/>
          <w:szCs w:val="22"/>
        </w:rPr>
        <w:t>Criteria</w:t>
      </w:r>
    </w:p>
    <w:p w14:paraId="7EAB10D7" w14:textId="3A9AE49B" w:rsidR="00467549" w:rsidRDefault="00220DEC">
      <w:pPr>
        <w:pStyle w:val="Compact"/>
        <w:numPr>
          <w:ilvl w:val="0"/>
          <w:numId w:val="16"/>
        </w:numPr>
        <w:rPr>
          <w:rFonts w:ascii="Arial" w:hAnsi="Arial" w:cs="Arial"/>
          <w:sz w:val="22"/>
          <w:szCs w:val="22"/>
        </w:rPr>
      </w:pPr>
      <w:r w:rsidRPr="00816200">
        <w:rPr>
          <w:rFonts w:ascii="Arial" w:hAnsi="Arial" w:cs="Arial"/>
          <w:sz w:val="22"/>
          <w:szCs w:val="22"/>
        </w:rPr>
        <w:t>Provide distributed storage rather than relying only on barn or maintenance areas.</w:t>
      </w:r>
    </w:p>
    <w:p w14:paraId="5EAE8A9D" w14:textId="12CB1E3A" w:rsidR="002A42EF" w:rsidRPr="00816200" w:rsidRDefault="002A42EF">
      <w:pPr>
        <w:pStyle w:val="Compact"/>
        <w:numPr>
          <w:ilvl w:val="0"/>
          <w:numId w:val="16"/>
        </w:numPr>
        <w:rPr>
          <w:rFonts w:ascii="Arial" w:hAnsi="Arial" w:cs="Arial"/>
          <w:sz w:val="22"/>
          <w:szCs w:val="22"/>
        </w:rPr>
      </w:pPr>
      <w:r>
        <w:rPr>
          <w:rFonts w:ascii="Arial" w:hAnsi="Arial" w:cs="Arial"/>
          <w:sz w:val="22"/>
          <w:szCs w:val="22"/>
        </w:rPr>
        <w:t>Storage is primarily comprised of large plastic stackable bins</w:t>
      </w:r>
      <w:r w:rsidR="006F3E23">
        <w:rPr>
          <w:rFonts w:ascii="Arial" w:hAnsi="Arial" w:cs="Arial"/>
          <w:sz w:val="22"/>
          <w:szCs w:val="22"/>
        </w:rPr>
        <w:t>.</w:t>
      </w:r>
    </w:p>
    <w:p w14:paraId="03B21067" w14:textId="77777777" w:rsidR="00467549" w:rsidRPr="00816200" w:rsidRDefault="00220DEC">
      <w:pPr>
        <w:pStyle w:val="Compact"/>
        <w:numPr>
          <w:ilvl w:val="0"/>
          <w:numId w:val="16"/>
        </w:numPr>
        <w:rPr>
          <w:rFonts w:ascii="Arial" w:hAnsi="Arial" w:cs="Arial"/>
          <w:sz w:val="22"/>
          <w:szCs w:val="22"/>
        </w:rPr>
      </w:pPr>
      <w:r w:rsidRPr="00816200">
        <w:rPr>
          <w:rFonts w:ascii="Arial" w:hAnsi="Arial" w:cs="Arial"/>
          <w:sz w:val="22"/>
          <w:szCs w:val="22"/>
        </w:rPr>
        <w:t>Include janitor closet with mop sink where feasible.</w:t>
      </w:r>
    </w:p>
    <w:p w14:paraId="612C027A" w14:textId="77777777" w:rsidR="00467549" w:rsidRPr="00816200" w:rsidRDefault="00220DEC">
      <w:pPr>
        <w:pStyle w:val="Compact"/>
        <w:numPr>
          <w:ilvl w:val="0"/>
          <w:numId w:val="16"/>
        </w:numPr>
        <w:rPr>
          <w:rFonts w:ascii="Arial" w:hAnsi="Arial" w:cs="Arial"/>
          <w:sz w:val="22"/>
          <w:szCs w:val="22"/>
        </w:rPr>
      </w:pPr>
      <w:r w:rsidRPr="00816200">
        <w:rPr>
          <w:rFonts w:ascii="Arial" w:hAnsi="Arial" w:cs="Arial"/>
          <w:sz w:val="22"/>
          <w:szCs w:val="22"/>
        </w:rPr>
        <w:t>Separate food/kitchen storage from cleaning and chemical storage.</w:t>
      </w:r>
    </w:p>
    <w:p w14:paraId="7067F1F6" w14:textId="77777777" w:rsidR="00467549" w:rsidRPr="00816200" w:rsidRDefault="00220DEC">
      <w:pPr>
        <w:pStyle w:val="Compact"/>
        <w:numPr>
          <w:ilvl w:val="0"/>
          <w:numId w:val="16"/>
        </w:numPr>
        <w:rPr>
          <w:rFonts w:ascii="Arial" w:hAnsi="Arial" w:cs="Arial"/>
          <w:sz w:val="22"/>
          <w:szCs w:val="22"/>
        </w:rPr>
      </w:pPr>
      <w:r w:rsidRPr="00816200">
        <w:rPr>
          <w:rFonts w:ascii="Arial" w:hAnsi="Arial" w:cs="Arial"/>
          <w:sz w:val="22"/>
          <w:szCs w:val="22"/>
        </w:rPr>
        <w:t>Provide secure storage for equipment that should not be accessible to youth participants or visitors.</w:t>
      </w:r>
    </w:p>
    <w:p w14:paraId="5EBA5CEE" w14:textId="77777777" w:rsidR="00467549" w:rsidRPr="00816200" w:rsidRDefault="00220DEC">
      <w:pPr>
        <w:pStyle w:val="Heading2"/>
        <w:rPr>
          <w:rFonts w:ascii="Arial" w:hAnsi="Arial" w:cs="Arial"/>
          <w:sz w:val="22"/>
          <w:szCs w:val="22"/>
        </w:rPr>
      </w:pPr>
      <w:bookmarkStart w:id="79" w:name="Xff2750eb819cbf343d345c4ec8c039b4e1e9b2f"/>
      <w:bookmarkEnd w:id="76"/>
      <w:bookmarkEnd w:id="78"/>
      <w:r w:rsidRPr="00816200">
        <w:rPr>
          <w:rFonts w:ascii="Arial" w:hAnsi="Arial" w:cs="Arial"/>
          <w:sz w:val="22"/>
          <w:szCs w:val="22"/>
        </w:rPr>
        <w:t>A.10 Accessibility and Existing Building Constraints</w:t>
      </w:r>
    </w:p>
    <w:p w14:paraId="2E8C0C53" w14:textId="77777777" w:rsidR="00467549" w:rsidRPr="00816200" w:rsidRDefault="00220DEC">
      <w:pPr>
        <w:pStyle w:val="Heading3"/>
        <w:rPr>
          <w:rFonts w:ascii="Arial" w:hAnsi="Arial" w:cs="Arial"/>
          <w:sz w:val="22"/>
          <w:szCs w:val="22"/>
        </w:rPr>
      </w:pPr>
      <w:bookmarkStart w:id="80" w:name="criteria-8"/>
      <w:r w:rsidRPr="00816200">
        <w:rPr>
          <w:rFonts w:ascii="Arial" w:hAnsi="Arial" w:cs="Arial"/>
          <w:sz w:val="22"/>
          <w:szCs w:val="22"/>
        </w:rPr>
        <w:t>Criteria</w:t>
      </w:r>
    </w:p>
    <w:p w14:paraId="4DC19B47" w14:textId="77777777" w:rsidR="00467549" w:rsidRPr="00816200" w:rsidRDefault="00220DEC">
      <w:pPr>
        <w:pStyle w:val="Compact"/>
        <w:numPr>
          <w:ilvl w:val="0"/>
          <w:numId w:val="17"/>
        </w:numPr>
        <w:rPr>
          <w:rFonts w:ascii="Arial" w:hAnsi="Arial" w:cs="Arial"/>
          <w:sz w:val="22"/>
          <w:szCs w:val="22"/>
        </w:rPr>
      </w:pPr>
      <w:r w:rsidRPr="00816200">
        <w:rPr>
          <w:rFonts w:ascii="Arial" w:hAnsi="Arial" w:cs="Arial"/>
          <w:sz w:val="22"/>
          <w:szCs w:val="22"/>
        </w:rPr>
        <w:t>Address multiple floor levels with accessible routes as required.</w:t>
      </w:r>
    </w:p>
    <w:p w14:paraId="176EC571" w14:textId="77777777" w:rsidR="00467549" w:rsidRPr="00816200" w:rsidRDefault="00220DEC">
      <w:pPr>
        <w:pStyle w:val="Compact"/>
        <w:numPr>
          <w:ilvl w:val="0"/>
          <w:numId w:val="17"/>
        </w:numPr>
        <w:rPr>
          <w:rFonts w:ascii="Arial" w:hAnsi="Arial" w:cs="Arial"/>
          <w:sz w:val="22"/>
          <w:szCs w:val="22"/>
        </w:rPr>
      </w:pPr>
      <w:r w:rsidRPr="00816200">
        <w:rPr>
          <w:rFonts w:ascii="Arial" w:hAnsi="Arial" w:cs="Arial"/>
          <w:sz w:val="22"/>
          <w:szCs w:val="22"/>
        </w:rPr>
        <w:t>Evaluate feasibility of ramps, lifts, regrading, or limited-use area assignments.</w:t>
      </w:r>
    </w:p>
    <w:p w14:paraId="0F9940F1" w14:textId="77777777" w:rsidR="00467549" w:rsidRPr="00816200" w:rsidRDefault="00220DEC">
      <w:pPr>
        <w:pStyle w:val="Compact"/>
        <w:numPr>
          <w:ilvl w:val="0"/>
          <w:numId w:val="17"/>
        </w:numPr>
        <w:rPr>
          <w:rFonts w:ascii="Arial" w:hAnsi="Arial" w:cs="Arial"/>
          <w:sz w:val="22"/>
          <w:szCs w:val="22"/>
        </w:rPr>
      </w:pPr>
      <w:r w:rsidRPr="00816200">
        <w:rPr>
          <w:rFonts w:ascii="Arial" w:hAnsi="Arial" w:cs="Arial"/>
          <w:sz w:val="22"/>
          <w:szCs w:val="22"/>
        </w:rPr>
        <w:t>Confirm existing structural capacity and floor plan modifications required to create large teaching spaces.</w:t>
      </w:r>
    </w:p>
    <w:p w14:paraId="055D1C92" w14:textId="77777777" w:rsidR="00467549" w:rsidRPr="00816200" w:rsidRDefault="00220DEC">
      <w:pPr>
        <w:pStyle w:val="Compact"/>
        <w:numPr>
          <w:ilvl w:val="0"/>
          <w:numId w:val="17"/>
        </w:numPr>
        <w:rPr>
          <w:rFonts w:ascii="Arial" w:hAnsi="Arial" w:cs="Arial"/>
          <w:sz w:val="22"/>
          <w:szCs w:val="22"/>
        </w:rPr>
      </w:pPr>
      <w:r w:rsidRPr="00816200">
        <w:rPr>
          <w:rFonts w:ascii="Arial" w:hAnsi="Arial" w:cs="Arial"/>
          <w:sz w:val="22"/>
          <w:szCs w:val="22"/>
        </w:rPr>
        <w:t>Conduct or require pest inspection during the first design phase after the study.</w:t>
      </w:r>
    </w:p>
    <w:p w14:paraId="601DB74C" w14:textId="77777777" w:rsidR="00467549" w:rsidRPr="00816200" w:rsidRDefault="00220DEC">
      <w:pPr>
        <w:pStyle w:val="Compact"/>
        <w:numPr>
          <w:ilvl w:val="0"/>
          <w:numId w:val="17"/>
        </w:numPr>
        <w:rPr>
          <w:rFonts w:ascii="Arial" w:hAnsi="Arial" w:cs="Arial"/>
          <w:sz w:val="22"/>
          <w:szCs w:val="22"/>
        </w:rPr>
      </w:pPr>
      <w:r w:rsidRPr="00816200">
        <w:rPr>
          <w:rFonts w:ascii="Arial" w:hAnsi="Arial" w:cs="Arial"/>
          <w:sz w:val="22"/>
          <w:szCs w:val="22"/>
        </w:rPr>
        <w:t>Confirm septic tank, drain field, well, and utility locations before finalizing reuse strategy.</w:t>
      </w:r>
    </w:p>
    <w:p w14:paraId="6F0DC988" w14:textId="022A7AEA" w:rsidR="00467549" w:rsidRPr="00816200" w:rsidRDefault="00220DEC">
      <w:pPr>
        <w:pStyle w:val="Heading1"/>
        <w:rPr>
          <w:rFonts w:ascii="Arial" w:hAnsi="Arial" w:cs="Arial"/>
          <w:sz w:val="22"/>
          <w:szCs w:val="22"/>
        </w:rPr>
      </w:pPr>
      <w:bookmarkStart w:id="81" w:name="Xa95c7041895e0ce5fe3d38f521d971c66f4318a"/>
      <w:bookmarkEnd w:id="45"/>
      <w:bookmarkEnd w:id="79"/>
      <w:bookmarkEnd w:id="80"/>
      <w:r w:rsidRPr="00816200">
        <w:rPr>
          <w:rFonts w:ascii="Arial" w:hAnsi="Arial" w:cs="Arial"/>
          <w:sz w:val="22"/>
          <w:szCs w:val="22"/>
        </w:rPr>
        <w:t>B. Primary Barn: Livestock Housing / Adaptive Reuse Structure</w:t>
      </w:r>
    </w:p>
    <w:p w14:paraId="7EF947F6" w14:textId="77777777" w:rsidR="00467549" w:rsidRPr="00816200" w:rsidRDefault="00220DEC">
      <w:pPr>
        <w:pStyle w:val="Heading2"/>
        <w:rPr>
          <w:rFonts w:ascii="Arial" w:hAnsi="Arial" w:cs="Arial"/>
          <w:sz w:val="22"/>
          <w:szCs w:val="22"/>
        </w:rPr>
      </w:pPr>
      <w:bookmarkStart w:id="82" w:name="b.1-general-role"/>
      <w:r w:rsidRPr="00816200">
        <w:rPr>
          <w:rFonts w:ascii="Arial" w:hAnsi="Arial" w:cs="Arial"/>
          <w:sz w:val="22"/>
          <w:szCs w:val="22"/>
        </w:rPr>
        <w:t>B.1 General Role</w:t>
      </w:r>
    </w:p>
    <w:p w14:paraId="3C4A9563"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The existing primary barn shall be evaluated for reuse as an animal housing and support structure. If the structure cannot be salvaged, the Owner desires salvage and reuse of rough-sawn cypress siding and pecky cypress casing/trim where practical.</w:t>
      </w:r>
    </w:p>
    <w:p w14:paraId="1451DBE5" w14:textId="13691C08" w:rsidR="00467549" w:rsidRPr="00816200" w:rsidRDefault="00220DEC">
      <w:pPr>
        <w:pStyle w:val="BodyText"/>
        <w:rPr>
          <w:rFonts w:ascii="Arial" w:hAnsi="Arial" w:cs="Arial"/>
          <w:sz w:val="22"/>
          <w:szCs w:val="22"/>
        </w:rPr>
      </w:pPr>
      <w:r w:rsidRPr="00816200">
        <w:rPr>
          <w:rFonts w:ascii="Arial" w:hAnsi="Arial" w:cs="Arial"/>
          <w:sz w:val="22"/>
          <w:szCs w:val="22"/>
        </w:rPr>
        <w:t xml:space="preserve">Potential uses may include cattle support, hog pens, stabling, equipment storage, </w:t>
      </w:r>
      <w:r w:rsidR="006F3E23">
        <w:rPr>
          <w:rFonts w:ascii="Arial" w:hAnsi="Arial" w:cs="Arial"/>
          <w:sz w:val="22"/>
          <w:szCs w:val="22"/>
        </w:rPr>
        <w:t xml:space="preserve">event space, </w:t>
      </w:r>
      <w:r w:rsidRPr="00816200">
        <w:rPr>
          <w:rFonts w:ascii="Arial" w:hAnsi="Arial" w:cs="Arial"/>
          <w:sz w:val="22"/>
          <w:szCs w:val="22"/>
        </w:rPr>
        <w:t>or flexible animal housing depending on structural condition, environmental constraints, and program phasing.</w:t>
      </w:r>
    </w:p>
    <w:p w14:paraId="236DAD5F" w14:textId="77777777" w:rsidR="00467549" w:rsidRPr="00816200" w:rsidRDefault="00220DEC">
      <w:pPr>
        <w:pStyle w:val="Heading2"/>
        <w:rPr>
          <w:rFonts w:ascii="Arial" w:hAnsi="Arial" w:cs="Arial"/>
          <w:sz w:val="22"/>
          <w:szCs w:val="22"/>
        </w:rPr>
      </w:pPr>
      <w:bookmarkStart w:id="83" w:name="b.2-general-barn-criteria"/>
      <w:bookmarkEnd w:id="82"/>
      <w:r w:rsidRPr="00816200">
        <w:rPr>
          <w:rFonts w:ascii="Arial" w:hAnsi="Arial" w:cs="Arial"/>
          <w:sz w:val="22"/>
          <w:szCs w:val="22"/>
        </w:rPr>
        <w:t>B.2 General Barn Criteria</w:t>
      </w:r>
    </w:p>
    <w:p w14:paraId="41A0CC6F" w14:textId="77777777" w:rsidR="00467549" w:rsidRPr="00816200" w:rsidRDefault="00220DEC">
      <w:pPr>
        <w:pStyle w:val="Compact"/>
        <w:numPr>
          <w:ilvl w:val="0"/>
          <w:numId w:val="18"/>
        </w:numPr>
        <w:rPr>
          <w:rFonts w:ascii="Arial" w:hAnsi="Arial" w:cs="Arial"/>
          <w:sz w:val="22"/>
          <w:szCs w:val="22"/>
        </w:rPr>
      </w:pPr>
      <w:r w:rsidRPr="00816200">
        <w:rPr>
          <w:rFonts w:ascii="Arial" w:hAnsi="Arial" w:cs="Arial"/>
          <w:sz w:val="22"/>
          <w:szCs w:val="22"/>
        </w:rPr>
        <w:t>Confirm structural feasibility, clearances, roof condition, lateral stability, termite/pest damage, and suitability for animal occupancy.</w:t>
      </w:r>
    </w:p>
    <w:p w14:paraId="50CF9DA2" w14:textId="77777777" w:rsidR="00467549" w:rsidRPr="00816200" w:rsidRDefault="00220DEC">
      <w:pPr>
        <w:pStyle w:val="Compact"/>
        <w:numPr>
          <w:ilvl w:val="0"/>
          <w:numId w:val="18"/>
        </w:numPr>
        <w:rPr>
          <w:rFonts w:ascii="Arial" w:hAnsi="Arial" w:cs="Arial"/>
          <w:sz w:val="22"/>
          <w:szCs w:val="22"/>
        </w:rPr>
      </w:pPr>
      <w:r w:rsidRPr="00816200">
        <w:rPr>
          <w:rFonts w:ascii="Arial" w:hAnsi="Arial" w:cs="Arial"/>
          <w:sz w:val="22"/>
          <w:szCs w:val="22"/>
        </w:rPr>
        <w:t>Preserve character-defining agricultural materials where feasible.</w:t>
      </w:r>
    </w:p>
    <w:p w14:paraId="47DF2B7D" w14:textId="77777777" w:rsidR="00467549" w:rsidRPr="00816200" w:rsidRDefault="00220DEC">
      <w:pPr>
        <w:pStyle w:val="Compact"/>
        <w:numPr>
          <w:ilvl w:val="0"/>
          <w:numId w:val="18"/>
        </w:numPr>
        <w:rPr>
          <w:rFonts w:ascii="Arial" w:hAnsi="Arial" w:cs="Arial"/>
          <w:sz w:val="22"/>
          <w:szCs w:val="22"/>
        </w:rPr>
      </w:pPr>
      <w:r w:rsidRPr="00816200">
        <w:rPr>
          <w:rFonts w:ascii="Arial" w:hAnsi="Arial" w:cs="Arial"/>
          <w:sz w:val="22"/>
          <w:szCs w:val="22"/>
        </w:rPr>
        <w:t>Maintain large openings and vehicular clearance where useful for bedding, feed delivery, equipment, and cleaning.</w:t>
      </w:r>
    </w:p>
    <w:p w14:paraId="579439DE" w14:textId="77777777" w:rsidR="00467549" w:rsidRPr="00816200" w:rsidRDefault="00220DEC">
      <w:pPr>
        <w:pStyle w:val="Compact"/>
        <w:numPr>
          <w:ilvl w:val="0"/>
          <w:numId w:val="18"/>
        </w:numPr>
        <w:rPr>
          <w:rFonts w:ascii="Arial" w:hAnsi="Arial" w:cs="Arial"/>
          <w:sz w:val="22"/>
          <w:szCs w:val="22"/>
        </w:rPr>
      </w:pPr>
      <w:r w:rsidRPr="00816200">
        <w:rPr>
          <w:rFonts w:ascii="Arial" w:hAnsi="Arial" w:cs="Arial"/>
          <w:sz w:val="22"/>
          <w:szCs w:val="22"/>
        </w:rPr>
        <w:t>Provide ventilation, shade, and weather protection.</w:t>
      </w:r>
    </w:p>
    <w:p w14:paraId="6C7CE338" w14:textId="77777777" w:rsidR="00467549" w:rsidRPr="00816200" w:rsidRDefault="00220DEC">
      <w:pPr>
        <w:pStyle w:val="Compact"/>
        <w:numPr>
          <w:ilvl w:val="0"/>
          <w:numId w:val="18"/>
        </w:numPr>
        <w:rPr>
          <w:rFonts w:ascii="Arial" w:hAnsi="Arial" w:cs="Arial"/>
          <w:sz w:val="22"/>
          <w:szCs w:val="22"/>
        </w:rPr>
      </w:pPr>
      <w:r w:rsidRPr="00816200">
        <w:rPr>
          <w:rFonts w:ascii="Arial" w:hAnsi="Arial" w:cs="Arial"/>
          <w:sz w:val="22"/>
          <w:szCs w:val="22"/>
        </w:rPr>
        <w:t>Provide durable, washable, rodent-resistant, and corrosion-resistant materials in animal areas.</w:t>
      </w:r>
    </w:p>
    <w:p w14:paraId="0E25D8ED" w14:textId="77777777" w:rsidR="00467549" w:rsidRPr="00816200" w:rsidRDefault="00220DEC">
      <w:pPr>
        <w:pStyle w:val="Compact"/>
        <w:numPr>
          <w:ilvl w:val="0"/>
          <w:numId w:val="18"/>
        </w:numPr>
        <w:rPr>
          <w:rFonts w:ascii="Arial" w:hAnsi="Arial" w:cs="Arial"/>
          <w:sz w:val="22"/>
          <w:szCs w:val="22"/>
        </w:rPr>
      </w:pPr>
      <w:r w:rsidRPr="00816200">
        <w:rPr>
          <w:rFonts w:ascii="Arial" w:hAnsi="Arial" w:cs="Arial"/>
          <w:sz w:val="22"/>
          <w:szCs w:val="22"/>
        </w:rPr>
        <w:t>Coordinate electrical grounding, bonding, lightning protection, and safe separation of animals from electrical equipment.</w:t>
      </w:r>
    </w:p>
    <w:p w14:paraId="5CFFC00E" w14:textId="77777777" w:rsidR="00467549" w:rsidRPr="00816200" w:rsidRDefault="00220DEC">
      <w:pPr>
        <w:pStyle w:val="Compact"/>
        <w:numPr>
          <w:ilvl w:val="0"/>
          <w:numId w:val="18"/>
        </w:numPr>
        <w:rPr>
          <w:ins w:id="84" w:author="Davis,Sarah W" w:date="2026-07-06T21:45:00Z" w16du:dateUtc="2026-07-06T21:45:16Z"/>
          <w:rFonts w:ascii="Arial" w:hAnsi="Arial" w:cs="Arial"/>
          <w:sz w:val="22"/>
          <w:szCs w:val="22"/>
        </w:rPr>
      </w:pPr>
      <w:r w:rsidRPr="412F95DA">
        <w:rPr>
          <w:rFonts w:ascii="Arial" w:hAnsi="Arial" w:cs="Arial"/>
          <w:sz w:val="22"/>
          <w:szCs w:val="22"/>
        </w:rPr>
        <w:t>Provide security camera coverage at aisle ends and major entries where feasible.</w:t>
      </w:r>
    </w:p>
    <w:p w14:paraId="29BDF46A" w14:textId="3570547F" w:rsidR="3BDD76C5" w:rsidRDefault="3BDD76C5" w:rsidP="412F95DA">
      <w:pPr>
        <w:pStyle w:val="Compact"/>
        <w:numPr>
          <w:ilvl w:val="0"/>
          <w:numId w:val="18"/>
        </w:numPr>
        <w:rPr>
          <w:ins w:id="85" w:author="Davis,Sarah W" w:date="2026-07-06T21:45:00Z" w16du:dateUtc="2026-07-06T21:45:45Z"/>
          <w:rFonts w:ascii="Arial" w:hAnsi="Arial" w:cs="Arial"/>
          <w:sz w:val="22"/>
          <w:szCs w:val="22"/>
        </w:rPr>
      </w:pPr>
      <w:ins w:id="86" w:author="Davis,Sarah W" w:date="2026-07-06T21:45:00Z" w16du:dateUtc="2026-07-06T21:45:43Z">
        <w:r w:rsidRPr="412F95DA">
          <w:rPr>
            <w:rFonts w:ascii="Arial" w:hAnsi="Arial" w:cs="Arial"/>
            <w:sz w:val="22"/>
            <w:szCs w:val="22"/>
          </w:rPr>
          <w:t>Include area for storage of trailer, kayaks and other equipment storage needs.</w:t>
        </w:r>
      </w:ins>
    </w:p>
    <w:p w14:paraId="33075142" w14:textId="180B0955" w:rsidR="3BDD76C5" w:rsidRDefault="3BDD76C5" w:rsidP="412F95DA">
      <w:pPr>
        <w:pStyle w:val="Compact"/>
        <w:numPr>
          <w:ilvl w:val="0"/>
          <w:numId w:val="18"/>
        </w:numPr>
        <w:rPr>
          <w:rFonts w:ascii="Arial" w:hAnsi="Arial" w:cs="Arial"/>
          <w:sz w:val="22"/>
          <w:szCs w:val="22"/>
        </w:rPr>
      </w:pPr>
      <w:ins w:id="87" w:author="Davis,Sarah W" w:date="2026-07-06T21:45:00Z" w16du:dateUtc="2026-07-06T21:45:53Z">
        <w:r w:rsidRPr="412F95DA">
          <w:rPr>
            <w:rFonts w:ascii="Arial" w:hAnsi="Arial" w:cs="Arial"/>
            <w:sz w:val="22"/>
            <w:szCs w:val="22"/>
          </w:rPr>
          <w:t>Consider area for cattle chute and scale.</w:t>
        </w:r>
      </w:ins>
    </w:p>
    <w:p w14:paraId="5A77CF9F" w14:textId="77777777" w:rsidR="00467549" w:rsidRPr="00816200" w:rsidRDefault="00220DEC">
      <w:pPr>
        <w:pStyle w:val="Heading2"/>
        <w:rPr>
          <w:rFonts w:ascii="Arial" w:hAnsi="Arial" w:cs="Arial"/>
          <w:sz w:val="22"/>
          <w:szCs w:val="22"/>
        </w:rPr>
      </w:pPr>
      <w:bookmarkStart w:id="88" w:name="b.3-flexible-pen-areas"/>
      <w:bookmarkEnd w:id="83"/>
      <w:r w:rsidRPr="00816200">
        <w:rPr>
          <w:rFonts w:ascii="Arial" w:hAnsi="Arial" w:cs="Arial"/>
          <w:sz w:val="22"/>
          <w:szCs w:val="22"/>
        </w:rPr>
        <w:t>B.3 Flexible Pen Areas</w:t>
      </w:r>
    </w:p>
    <w:p w14:paraId="4164EE3D" w14:textId="77777777" w:rsidR="00467549" w:rsidRPr="00816200" w:rsidRDefault="00220DEC">
      <w:pPr>
        <w:pStyle w:val="Heading3"/>
        <w:rPr>
          <w:rFonts w:ascii="Arial" w:hAnsi="Arial" w:cs="Arial"/>
          <w:sz w:val="22"/>
          <w:szCs w:val="22"/>
        </w:rPr>
      </w:pPr>
      <w:bookmarkStart w:id="89" w:name="function-8"/>
      <w:r w:rsidRPr="00816200">
        <w:rPr>
          <w:rFonts w:ascii="Arial" w:hAnsi="Arial" w:cs="Arial"/>
          <w:sz w:val="22"/>
          <w:szCs w:val="22"/>
        </w:rPr>
        <w:t>Function</w:t>
      </w:r>
    </w:p>
    <w:p w14:paraId="58146E14"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Modular animal housing capable of supporting cattle, swine, goats/sheep, or temporary holding, subject to final Owner direction.</w:t>
      </w:r>
    </w:p>
    <w:p w14:paraId="22CFDFE4" w14:textId="77777777" w:rsidR="00467549" w:rsidRPr="00816200" w:rsidRDefault="00220DEC">
      <w:pPr>
        <w:pStyle w:val="Heading3"/>
        <w:rPr>
          <w:rFonts w:ascii="Arial" w:hAnsi="Arial" w:cs="Arial"/>
          <w:sz w:val="22"/>
          <w:szCs w:val="22"/>
        </w:rPr>
      </w:pPr>
      <w:bookmarkStart w:id="90" w:name="criteria-9"/>
      <w:bookmarkEnd w:id="89"/>
      <w:r w:rsidRPr="00816200">
        <w:rPr>
          <w:rFonts w:ascii="Arial" w:hAnsi="Arial" w:cs="Arial"/>
          <w:sz w:val="22"/>
          <w:szCs w:val="22"/>
        </w:rPr>
        <w:t>Criteria</w:t>
      </w:r>
    </w:p>
    <w:p w14:paraId="1BCCF384" w14:textId="77777777" w:rsidR="00467549" w:rsidRPr="00816200" w:rsidRDefault="00220DEC">
      <w:pPr>
        <w:pStyle w:val="Compact"/>
        <w:numPr>
          <w:ilvl w:val="0"/>
          <w:numId w:val="19"/>
        </w:numPr>
        <w:rPr>
          <w:rFonts w:ascii="Arial" w:hAnsi="Arial" w:cs="Arial"/>
          <w:sz w:val="22"/>
          <w:szCs w:val="22"/>
        </w:rPr>
      </w:pPr>
      <w:r w:rsidRPr="00816200">
        <w:rPr>
          <w:rFonts w:ascii="Arial" w:hAnsi="Arial" w:cs="Arial"/>
          <w:sz w:val="22"/>
          <w:szCs w:val="22"/>
        </w:rPr>
        <w:t>Use modular galvanized panels and gates where feasible.</w:t>
      </w:r>
    </w:p>
    <w:p w14:paraId="20A6BF95" w14:textId="77777777" w:rsidR="00467549" w:rsidRPr="00816200" w:rsidRDefault="00220DEC">
      <w:pPr>
        <w:pStyle w:val="Compact"/>
        <w:numPr>
          <w:ilvl w:val="0"/>
          <w:numId w:val="19"/>
        </w:numPr>
        <w:rPr>
          <w:rFonts w:ascii="Arial" w:hAnsi="Arial" w:cs="Arial"/>
          <w:sz w:val="22"/>
          <w:szCs w:val="22"/>
        </w:rPr>
      </w:pPr>
      <w:r w:rsidRPr="00816200">
        <w:rPr>
          <w:rFonts w:ascii="Arial" w:hAnsi="Arial" w:cs="Arial"/>
          <w:sz w:val="22"/>
          <w:szCs w:val="22"/>
        </w:rPr>
        <w:t>Coordinate gate swing direction to support multiple cleaning, feeding, sorting, and emergency scenarios.</w:t>
      </w:r>
    </w:p>
    <w:p w14:paraId="38108C8C" w14:textId="77777777" w:rsidR="00467549" w:rsidRPr="00816200" w:rsidRDefault="00220DEC">
      <w:pPr>
        <w:pStyle w:val="Compact"/>
        <w:numPr>
          <w:ilvl w:val="0"/>
          <w:numId w:val="19"/>
        </w:numPr>
        <w:rPr>
          <w:rFonts w:ascii="Arial" w:hAnsi="Arial" w:cs="Arial"/>
          <w:sz w:val="22"/>
          <w:szCs w:val="22"/>
        </w:rPr>
      </w:pPr>
      <w:r w:rsidRPr="00816200">
        <w:rPr>
          <w:rFonts w:ascii="Arial" w:hAnsi="Arial" w:cs="Arial"/>
          <w:sz w:val="22"/>
          <w:szCs w:val="22"/>
        </w:rPr>
        <w:t>Provide adequate aisle width for tractor or equipment access for bedding replacement.</w:t>
      </w:r>
    </w:p>
    <w:p w14:paraId="6DECB365" w14:textId="77777777" w:rsidR="00467549" w:rsidRPr="00816200" w:rsidRDefault="00220DEC">
      <w:pPr>
        <w:pStyle w:val="Compact"/>
        <w:numPr>
          <w:ilvl w:val="0"/>
          <w:numId w:val="19"/>
        </w:numPr>
        <w:rPr>
          <w:rFonts w:ascii="Arial" w:hAnsi="Arial" w:cs="Arial"/>
          <w:sz w:val="22"/>
          <w:szCs w:val="22"/>
        </w:rPr>
      </w:pPr>
      <w:r w:rsidRPr="00816200">
        <w:rPr>
          <w:rFonts w:ascii="Arial" w:hAnsi="Arial" w:cs="Arial"/>
          <w:sz w:val="22"/>
          <w:szCs w:val="22"/>
        </w:rPr>
        <w:t>Provide sand, bedding, or other species-appropriate floor/bedding systems over a drainage base where appropriate.</w:t>
      </w:r>
    </w:p>
    <w:p w14:paraId="2CAB100C" w14:textId="77777777" w:rsidR="00467549" w:rsidRPr="00816200" w:rsidRDefault="00220DEC">
      <w:pPr>
        <w:pStyle w:val="Compact"/>
        <w:numPr>
          <w:ilvl w:val="0"/>
          <w:numId w:val="19"/>
        </w:numPr>
        <w:rPr>
          <w:rFonts w:ascii="Arial" w:hAnsi="Arial" w:cs="Arial"/>
          <w:sz w:val="22"/>
          <w:szCs w:val="22"/>
        </w:rPr>
      </w:pPr>
      <w:r w:rsidRPr="00816200">
        <w:rPr>
          <w:rFonts w:ascii="Arial" w:hAnsi="Arial" w:cs="Arial"/>
          <w:sz w:val="22"/>
          <w:szCs w:val="22"/>
        </w:rPr>
        <w:t>Provide durable automatic waterers and protected piping.</w:t>
      </w:r>
    </w:p>
    <w:p w14:paraId="399354A2" w14:textId="77777777" w:rsidR="00467549" w:rsidRPr="00816200" w:rsidRDefault="00220DEC">
      <w:pPr>
        <w:pStyle w:val="Compact"/>
        <w:numPr>
          <w:ilvl w:val="0"/>
          <w:numId w:val="19"/>
        </w:numPr>
        <w:rPr>
          <w:rFonts w:ascii="Arial" w:hAnsi="Arial" w:cs="Arial"/>
          <w:sz w:val="22"/>
          <w:szCs w:val="22"/>
        </w:rPr>
      </w:pPr>
      <w:r w:rsidRPr="00816200">
        <w:rPr>
          <w:rFonts w:ascii="Arial" w:hAnsi="Arial" w:cs="Arial"/>
          <w:sz w:val="22"/>
          <w:szCs w:val="22"/>
        </w:rPr>
        <w:t>Avoid exposed PVC fittings in animal-contact areas.</w:t>
      </w:r>
    </w:p>
    <w:p w14:paraId="64228E23" w14:textId="77777777" w:rsidR="00467549" w:rsidRPr="00816200" w:rsidRDefault="00220DEC">
      <w:pPr>
        <w:pStyle w:val="Compact"/>
        <w:numPr>
          <w:ilvl w:val="0"/>
          <w:numId w:val="19"/>
        </w:numPr>
        <w:rPr>
          <w:rFonts w:ascii="Arial" w:hAnsi="Arial" w:cs="Arial"/>
          <w:sz w:val="22"/>
          <w:szCs w:val="22"/>
        </w:rPr>
      </w:pPr>
      <w:r w:rsidRPr="00816200">
        <w:rPr>
          <w:rFonts w:ascii="Arial" w:hAnsi="Arial" w:cs="Arial"/>
          <w:sz w:val="22"/>
          <w:szCs w:val="22"/>
        </w:rPr>
        <w:t>Provide fans and ventilation suited to outdoor/agricultural conditions.</w:t>
      </w:r>
    </w:p>
    <w:p w14:paraId="1CB3B2E7" w14:textId="77777777" w:rsidR="00467549" w:rsidRPr="00816200" w:rsidRDefault="00220DEC">
      <w:pPr>
        <w:pStyle w:val="Compact"/>
        <w:numPr>
          <w:ilvl w:val="0"/>
          <w:numId w:val="19"/>
        </w:numPr>
        <w:rPr>
          <w:rFonts w:ascii="Arial" w:hAnsi="Arial" w:cs="Arial"/>
          <w:sz w:val="22"/>
          <w:szCs w:val="22"/>
        </w:rPr>
      </w:pPr>
      <w:r w:rsidRPr="00816200">
        <w:rPr>
          <w:rFonts w:ascii="Arial" w:hAnsi="Arial" w:cs="Arial"/>
          <w:sz w:val="22"/>
          <w:szCs w:val="22"/>
        </w:rPr>
        <w:t>Provide roof overhangs, gutters, or drainage improvements to reduce erosion and bedding washout.</w:t>
      </w:r>
    </w:p>
    <w:p w14:paraId="34E307C2" w14:textId="77777777" w:rsidR="00467549" w:rsidRPr="00816200" w:rsidRDefault="00220DEC">
      <w:pPr>
        <w:pStyle w:val="Compact"/>
        <w:numPr>
          <w:ilvl w:val="0"/>
          <w:numId w:val="19"/>
        </w:numPr>
        <w:rPr>
          <w:rFonts w:ascii="Arial" w:hAnsi="Arial" w:cs="Arial"/>
          <w:sz w:val="22"/>
          <w:szCs w:val="22"/>
        </w:rPr>
      </w:pPr>
      <w:r w:rsidRPr="00816200">
        <w:rPr>
          <w:rFonts w:ascii="Arial" w:hAnsi="Arial" w:cs="Arial"/>
          <w:sz w:val="22"/>
          <w:szCs w:val="22"/>
        </w:rPr>
        <w:t>Provide temporary holding areas for cleaning, separation, illness, or program flexibility.</w:t>
      </w:r>
    </w:p>
    <w:p w14:paraId="04AD6E07" w14:textId="77777777" w:rsidR="00467549" w:rsidRPr="00816200" w:rsidRDefault="00220DEC">
      <w:pPr>
        <w:pStyle w:val="Heading2"/>
        <w:rPr>
          <w:rFonts w:ascii="Arial" w:hAnsi="Arial" w:cs="Arial"/>
          <w:sz w:val="22"/>
          <w:szCs w:val="22"/>
        </w:rPr>
      </w:pPr>
      <w:bookmarkStart w:id="91" w:name="b.4-hog-pen-area"/>
      <w:bookmarkEnd w:id="88"/>
      <w:bookmarkEnd w:id="90"/>
      <w:r w:rsidRPr="00816200">
        <w:rPr>
          <w:rFonts w:ascii="Arial" w:hAnsi="Arial" w:cs="Arial"/>
          <w:sz w:val="22"/>
          <w:szCs w:val="22"/>
        </w:rPr>
        <w:t>B.4 Hog Pen Area</w:t>
      </w:r>
    </w:p>
    <w:p w14:paraId="0C62C023" w14:textId="77777777" w:rsidR="00467549" w:rsidRPr="00816200" w:rsidRDefault="00220DEC">
      <w:pPr>
        <w:pStyle w:val="Heading3"/>
        <w:rPr>
          <w:rFonts w:ascii="Arial" w:hAnsi="Arial" w:cs="Arial"/>
          <w:sz w:val="22"/>
          <w:szCs w:val="22"/>
        </w:rPr>
      </w:pPr>
      <w:bookmarkStart w:id="92" w:name="function-9"/>
      <w:r w:rsidRPr="00816200">
        <w:rPr>
          <w:rFonts w:ascii="Arial" w:hAnsi="Arial" w:cs="Arial"/>
          <w:sz w:val="22"/>
          <w:szCs w:val="22"/>
        </w:rPr>
        <w:t>Function</w:t>
      </w:r>
    </w:p>
    <w:p w14:paraId="4371BE08"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Housing or shelter for swine if the existing primary barn is suitable.</w:t>
      </w:r>
    </w:p>
    <w:p w14:paraId="7D93FF09" w14:textId="77777777" w:rsidR="00467549" w:rsidRPr="00816200" w:rsidRDefault="00220DEC">
      <w:pPr>
        <w:pStyle w:val="Heading3"/>
        <w:rPr>
          <w:rFonts w:ascii="Arial" w:hAnsi="Arial" w:cs="Arial"/>
          <w:sz w:val="22"/>
          <w:szCs w:val="22"/>
        </w:rPr>
      </w:pPr>
      <w:bookmarkStart w:id="93" w:name="criteria-10"/>
      <w:bookmarkEnd w:id="92"/>
      <w:r w:rsidRPr="00816200">
        <w:rPr>
          <w:rFonts w:ascii="Arial" w:hAnsi="Arial" w:cs="Arial"/>
          <w:sz w:val="22"/>
          <w:szCs w:val="22"/>
        </w:rPr>
        <w:t>Criteria</w:t>
      </w:r>
    </w:p>
    <w:p w14:paraId="31ABFD13" w14:textId="77777777" w:rsidR="00467549" w:rsidRPr="00816200" w:rsidRDefault="00220DEC">
      <w:pPr>
        <w:pStyle w:val="Compact"/>
        <w:numPr>
          <w:ilvl w:val="0"/>
          <w:numId w:val="20"/>
        </w:numPr>
        <w:rPr>
          <w:rFonts w:ascii="Arial" w:hAnsi="Arial" w:cs="Arial"/>
          <w:sz w:val="22"/>
          <w:szCs w:val="22"/>
        </w:rPr>
      </w:pPr>
      <w:r w:rsidRPr="00816200">
        <w:rPr>
          <w:rFonts w:ascii="Arial" w:hAnsi="Arial" w:cs="Arial"/>
          <w:sz w:val="22"/>
          <w:szCs w:val="22"/>
        </w:rPr>
        <w:t>Design pens for durable containment, cleanability, shade, ventilation, water access, and safe handling.</w:t>
      </w:r>
    </w:p>
    <w:p w14:paraId="2E187EAC" w14:textId="77777777" w:rsidR="00467549" w:rsidRPr="00816200" w:rsidRDefault="00220DEC">
      <w:pPr>
        <w:pStyle w:val="Compact"/>
        <w:numPr>
          <w:ilvl w:val="0"/>
          <w:numId w:val="20"/>
        </w:numPr>
        <w:rPr>
          <w:rFonts w:ascii="Arial" w:hAnsi="Arial" w:cs="Arial"/>
          <w:sz w:val="22"/>
          <w:szCs w:val="22"/>
        </w:rPr>
      </w:pPr>
      <w:r w:rsidRPr="00816200">
        <w:rPr>
          <w:rFonts w:ascii="Arial" w:hAnsi="Arial" w:cs="Arial"/>
          <w:sz w:val="22"/>
          <w:szCs w:val="22"/>
        </w:rPr>
        <w:t>Provide a cool, shaded, well-ventilated environment with options for heat-stress mitigation.</w:t>
      </w:r>
    </w:p>
    <w:p w14:paraId="7CC04BDF" w14:textId="77777777" w:rsidR="00467549" w:rsidRPr="00816200" w:rsidRDefault="00220DEC">
      <w:pPr>
        <w:pStyle w:val="Compact"/>
        <w:numPr>
          <w:ilvl w:val="0"/>
          <w:numId w:val="20"/>
        </w:numPr>
        <w:rPr>
          <w:rFonts w:ascii="Arial" w:hAnsi="Arial" w:cs="Arial"/>
          <w:sz w:val="22"/>
          <w:szCs w:val="22"/>
        </w:rPr>
      </w:pPr>
      <w:r w:rsidRPr="00816200">
        <w:rPr>
          <w:rFonts w:ascii="Arial" w:hAnsi="Arial" w:cs="Arial"/>
          <w:sz w:val="22"/>
          <w:szCs w:val="22"/>
        </w:rPr>
        <w:t>Provide secure gates and panels suitable for swine behavior and strength.</w:t>
      </w:r>
    </w:p>
    <w:p w14:paraId="782B9D79" w14:textId="77777777" w:rsidR="00467549" w:rsidRPr="00816200" w:rsidRDefault="00220DEC">
      <w:pPr>
        <w:pStyle w:val="Compact"/>
        <w:numPr>
          <w:ilvl w:val="0"/>
          <w:numId w:val="20"/>
        </w:numPr>
        <w:rPr>
          <w:rFonts w:ascii="Arial" w:hAnsi="Arial" w:cs="Arial"/>
          <w:sz w:val="22"/>
          <w:szCs w:val="22"/>
        </w:rPr>
      </w:pPr>
      <w:r w:rsidRPr="00816200">
        <w:rPr>
          <w:rFonts w:ascii="Arial" w:hAnsi="Arial" w:cs="Arial"/>
          <w:sz w:val="22"/>
          <w:szCs w:val="22"/>
        </w:rPr>
        <w:t>Provide bedding or flooring appropriate to program use and manure management.</w:t>
      </w:r>
    </w:p>
    <w:p w14:paraId="3C4527B7" w14:textId="77777777" w:rsidR="00467549" w:rsidRPr="00816200" w:rsidRDefault="00220DEC">
      <w:pPr>
        <w:pStyle w:val="Compact"/>
        <w:numPr>
          <w:ilvl w:val="0"/>
          <w:numId w:val="20"/>
        </w:numPr>
        <w:rPr>
          <w:rFonts w:ascii="Arial" w:hAnsi="Arial" w:cs="Arial"/>
          <w:sz w:val="22"/>
          <w:szCs w:val="22"/>
        </w:rPr>
      </w:pPr>
      <w:r w:rsidRPr="00816200">
        <w:rPr>
          <w:rFonts w:ascii="Arial" w:hAnsi="Arial" w:cs="Arial"/>
          <w:sz w:val="22"/>
          <w:szCs w:val="22"/>
        </w:rPr>
        <w:t>Locate feed and water to reduce competition and maintain clean conditions.</w:t>
      </w:r>
    </w:p>
    <w:p w14:paraId="44115B97" w14:textId="77777777" w:rsidR="00467549" w:rsidRPr="00816200" w:rsidRDefault="00220DEC">
      <w:pPr>
        <w:pStyle w:val="Compact"/>
        <w:numPr>
          <w:ilvl w:val="0"/>
          <w:numId w:val="20"/>
        </w:numPr>
        <w:rPr>
          <w:rFonts w:ascii="Arial" w:hAnsi="Arial" w:cs="Arial"/>
          <w:sz w:val="22"/>
          <w:szCs w:val="22"/>
        </w:rPr>
      </w:pPr>
      <w:r w:rsidRPr="00816200">
        <w:rPr>
          <w:rFonts w:ascii="Arial" w:hAnsi="Arial" w:cs="Arial"/>
          <w:sz w:val="22"/>
          <w:szCs w:val="22"/>
        </w:rPr>
        <w:t>Avoid reuse of existing deteriorated west-side hog pens unless they can be fully reconstructed to current best-practice standards.</w:t>
      </w:r>
    </w:p>
    <w:p w14:paraId="68F38DF7" w14:textId="77777777" w:rsidR="00467549" w:rsidRPr="00816200" w:rsidRDefault="00220DEC">
      <w:pPr>
        <w:pStyle w:val="Compact"/>
        <w:numPr>
          <w:ilvl w:val="0"/>
          <w:numId w:val="20"/>
        </w:numPr>
        <w:rPr>
          <w:rFonts w:ascii="Arial" w:hAnsi="Arial" w:cs="Arial"/>
          <w:sz w:val="22"/>
          <w:szCs w:val="22"/>
        </w:rPr>
      </w:pPr>
      <w:r w:rsidRPr="00816200">
        <w:rPr>
          <w:rFonts w:ascii="Arial" w:hAnsi="Arial" w:cs="Arial"/>
          <w:sz w:val="22"/>
          <w:szCs w:val="22"/>
        </w:rPr>
        <w:t>Provide isolation or temporary holding capability.</w:t>
      </w:r>
    </w:p>
    <w:p w14:paraId="629A1BF6" w14:textId="77777777" w:rsidR="00467549" w:rsidRPr="00816200" w:rsidRDefault="00220DEC">
      <w:pPr>
        <w:pStyle w:val="Heading2"/>
        <w:rPr>
          <w:rFonts w:ascii="Arial" w:hAnsi="Arial" w:cs="Arial"/>
          <w:sz w:val="22"/>
          <w:szCs w:val="22"/>
        </w:rPr>
      </w:pPr>
      <w:bookmarkStart w:id="94" w:name="b.5-horse-stabling-large-animal-use"/>
      <w:bookmarkEnd w:id="91"/>
      <w:bookmarkEnd w:id="93"/>
      <w:r w:rsidRPr="00816200">
        <w:rPr>
          <w:rFonts w:ascii="Arial" w:hAnsi="Arial" w:cs="Arial"/>
          <w:sz w:val="22"/>
          <w:szCs w:val="22"/>
        </w:rPr>
        <w:t>B.5 Horse Stabling / Large Animal Use</w:t>
      </w:r>
    </w:p>
    <w:p w14:paraId="4D2FA766" w14:textId="77777777" w:rsidR="00467549" w:rsidRPr="00816200" w:rsidRDefault="00220DEC">
      <w:pPr>
        <w:pStyle w:val="Heading3"/>
        <w:rPr>
          <w:rFonts w:ascii="Arial" w:hAnsi="Arial" w:cs="Arial"/>
          <w:sz w:val="22"/>
          <w:szCs w:val="22"/>
        </w:rPr>
      </w:pPr>
      <w:bookmarkStart w:id="95" w:name="function-10"/>
      <w:r w:rsidRPr="00816200">
        <w:rPr>
          <w:rFonts w:ascii="Arial" w:hAnsi="Arial" w:cs="Arial"/>
          <w:sz w:val="22"/>
          <w:szCs w:val="22"/>
        </w:rPr>
        <w:t>Function</w:t>
      </w:r>
    </w:p>
    <w:p w14:paraId="3835D7A3"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Stabling or temporary holding for horses or other large animals if included in the final program.</w:t>
      </w:r>
    </w:p>
    <w:p w14:paraId="049E4B0E" w14:textId="77777777" w:rsidR="00467549" w:rsidRPr="00816200" w:rsidRDefault="00220DEC">
      <w:pPr>
        <w:pStyle w:val="Heading3"/>
        <w:rPr>
          <w:rFonts w:ascii="Arial" w:hAnsi="Arial" w:cs="Arial"/>
          <w:sz w:val="22"/>
          <w:szCs w:val="22"/>
        </w:rPr>
      </w:pPr>
      <w:bookmarkStart w:id="96" w:name="criteria-11"/>
      <w:bookmarkEnd w:id="95"/>
      <w:r w:rsidRPr="00816200">
        <w:rPr>
          <w:rFonts w:ascii="Arial" w:hAnsi="Arial" w:cs="Arial"/>
          <w:sz w:val="22"/>
          <w:szCs w:val="22"/>
        </w:rPr>
        <w:t>Criteria</w:t>
      </w:r>
    </w:p>
    <w:p w14:paraId="47B20C76" w14:textId="77777777" w:rsidR="00467549" w:rsidRPr="00816200" w:rsidRDefault="00220DEC">
      <w:pPr>
        <w:pStyle w:val="Compact"/>
        <w:numPr>
          <w:ilvl w:val="0"/>
          <w:numId w:val="21"/>
        </w:numPr>
        <w:rPr>
          <w:rFonts w:ascii="Arial" w:hAnsi="Arial" w:cs="Arial"/>
          <w:sz w:val="22"/>
          <w:szCs w:val="22"/>
        </w:rPr>
      </w:pPr>
      <w:r w:rsidRPr="00816200">
        <w:rPr>
          <w:rFonts w:ascii="Arial" w:hAnsi="Arial" w:cs="Arial"/>
          <w:sz w:val="22"/>
          <w:szCs w:val="22"/>
        </w:rPr>
        <w:t>Provide safe stall or pen dimensions based on final animal type and size.</w:t>
      </w:r>
    </w:p>
    <w:p w14:paraId="1494E36F" w14:textId="77777777" w:rsidR="00467549" w:rsidRPr="00816200" w:rsidRDefault="00220DEC">
      <w:pPr>
        <w:pStyle w:val="Compact"/>
        <w:numPr>
          <w:ilvl w:val="0"/>
          <w:numId w:val="21"/>
        </w:numPr>
        <w:rPr>
          <w:rFonts w:ascii="Arial" w:hAnsi="Arial" w:cs="Arial"/>
          <w:sz w:val="22"/>
          <w:szCs w:val="22"/>
        </w:rPr>
      </w:pPr>
      <w:r w:rsidRPr="00816200">
        <w:rPr>
          <w:rFonts w:ascii="Arial" w:hAnsi="Arial" w:cs="Arial"/>
          <w:sz w:val="22"/>
          <w:szCs w:val="22"/>
        </w:rPr>
        <w:t>Avoid sharp projections, unsafe gaps, unstable doors, or protruding hardware.</w:t>
      </w:r>
    </w:p>
    <w:p w14:paraId="2EE5E7A0" w14:textId="77777777" w:rsidR="00467549" w:rsidRPr="00816200" w:rsidRDefault="00220DEC">
      <w:pPr>
        <w:pStyle w:val="Compact"/>
        <w:numPr>
          <w:ilvl w:val="0"/>
          <w:numId w:val="21"/>
        </w:numPr>
        <w:rPr>
          <w:rFonts w:ascii="Arial" w:hAnsi="Arial" w:cs="Arial"/>
          <w:sz w:val="22"/>
          <w:szCs w:val="22"/>
        </w:rPr>
      </w:pPr>
      <w:r w:rsidRPr="00816200">
        <w:rPr>
          <w:rFonts w:ascii="Arial" w:hAnsi="Arial" w:cs="Arial"/>
          <w:sz w:val="22"/>
          <w:szCs w:val="22"/>
        </w:rPr>
        <w:t>Provide adequate ventilation, shade, dry footing, and clean water.</w:t>
      </w:r>
    </w:p>
    <w:p w14:paraId="44F3B7D9" w14:textId="77777777" w:rsidR="00467549" w:rsidRPr="00816200" w:rsidRDefault="00220DEC">
      <w:pPr>
        <w:pStyle w:val="Compact"/>
        <w:numPr>
          <w:ilvl w:val="0"/>
          <w:numId w:val="21"/>
        </w:numPr>
        <w:rPr>
          <w:rFonts w:ascii="Arial" w:hAnsi="Arial" w:cs="Arial"/>
          <w:sz w:val="22"/>
          <w:szCs w:val="22"/>
        </w:rPr>
      </w:pPr>
      <w:r w:rsidRPr="00816200">
        <w:rPr>
          <w:rFonts w:ascii="Arial" w:hAnsi="Arial" w:cs="Arial"/>
          <w:sz w:val="22"/>
          <w:szCs w:val="22"/>
        </w:rPr>
        <w:t>Provide separation from incompatible species or animals as needed.</w:t>
      </w:r>
    </w:p>
    <w:p w14:paraId="54E0C7B0" w14:textId="77777777" w:rsidR="00467549" w:rsidRPr="00816200" w:rsidRDefault="00220DEC">
      <w:pPr>
        <w:pStyle w:val="Compact"/>
        <w:numPr>
          <w:ilvl w:val="0"/>
          <w:numId w:val="21"/>
        </w:numPr>
        <w:rPr>
          <w:rFonts w:ascii="Arial" w:hAnsi="Arial" w:cs="Arial"/>
          <w:sz w:val="22"/>
          <w:szCs w:val="22"/>
        </w:rPr>
      </w:pPr>
      <w:r w:rsidRPr="00816200">
        <w:rPr>
          <w:rFonts w:ascii="Arial" w:hAnsi="Arial" w:cs="Arial"/>
          <w:sz w:val="22"/>
          <w:szCs w:val="22"/>
        </w:rPr>
        <w:t>Provide secure tack/feed storage nearby.</w:t>
      </w:r>
    </w:p>
    <w:p w14:paraId="4E598C32" w14:textId="77777777" w:rsidR="00467549" w:rsidRPr="00816200" w:rsidRDefault="00220DEC">
      <w:pPr>
        <w:pStyle w:val="Compact"/>
        <w:numPr>
          <w:ilvl w:val="0"/>
          <w:numId w:val="21"/>
        </w:numPr>
        <w:rPr>
          <w:rFonts w:ascii="Arial" w:hAnsi="Arial" w:cs="Arial"/>
          <w:sz w:val="22"/>
          <w:szCs w:val="22"/>
        </w:rPr>
      </w:pPr>
      <w:r w:rsidRPr="00816200">
        <w:rPr>
          <w:rFonts w:ascii="Arial" w:hAnsi="Arial" w:cs="Arial"/>
          <w:sz w:val="22"/>
          <w:szCs w:val="22"/>
        </w:rPr>
        <w:t>Provide safe lead-in/lead-out circulation connected to paddocks, washdown, and trailer access.</w:t>
      </w:r>
    </w:p>
    <w:p w14:paraId="5C642B29" w14:textId="77777777" w:rsidR="00467549" w:rsidRPr="00816200" w:rsidRDefault="00220DEC">
      <w:pPr>
        <w:pStyle w:val="Heading2"/>
        <w:rPr>
          <w:rFonts w:ascii="Arial" w:hAnsi="Arial" w:cs="Arial"/>
          <w:sz w:val="22"/>
          <w:szCs w:val="22"/>
        </w:rPr>
      </w:pPr>
      <w:bookmarkStart w:id="97" w:name="b.6-feed-tack-locker-storage"/>
      <w:bookmarkEnd w:id="94"/>
      <w:bookmarkEnd w:id="96"/>
      <w:r w:rsidRPr="00816200">
        <w:rPr>
          <w:rFonts w:ascii="Arial" w:hAnsi="Arial" w:cs="Arial"/>
          <w:sz w:val="22"/>
          <w:szCs w:val="22"/>
        </w:rPr>
        <w:t>B.6 Feed / Tack / Locker Storage</w:t>
      </w:r>
    </w:p>
    <w:p w14:paraId="09D8AB4D" w14:textId="77777777" w:rsidR="00467549" w:rsidRPr="00816200" w:rsidRDefault="00220DEC">
      <w:pPr>
        <w:pStyle w:val="Heading3"/>
        <w:rPr>
          <w:rFonts w:ascii="Arial" w:hAnsi="Arial" w:cs="Arial"/>
          <w:sz w:val="22"/>
          <w:szCs w:val="22"/>
        </w:rPr>
      </w:pPr>
      <w:bookmarkStart w:id="98" w:name="function-11"/>
      <w:r w:rsidRPr="00816200">
        <w:rPr>
          <w:rFonts w:ascii="Arial" w:hAnsi="Arial" w:cs="Arial"/>
          <w:sz w:val="22"/>
          <w:szCs w:val="22"/>
        </w:rPr>
        <w:t>Function</w:t>
      </w:r>
    </w:p>
    <w:p w14:paraId="58304F8F"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Storage for feed, tack, tools, animal-care supplies, and individual project lockers.</w:t>
      </w:r>
    </w:p>
    <w:p w14:paraId="50690FB1" w14:textId="77777777" w:rsidR="00467549" w:rsidRPr="00816200" w:rsidRDefault="00220DEC">
      <w:pPr>
        <w:pStyle w:val="Heading3"/>
        <w:rPr>
          <w:rFonts w:ascii="Arial" w:hAnsi="Arial" w:cs="Arial"/>
          <w:sz w:val="22"/>
          <w:szCs w:val="22"/>
        </w:rPr>
      </w:pPr>
      <w:bookmarkStart w:id="99" w:name="criteria-12"/>
      <w:bookmarkEnd w:id="98"/>
      <w:r w:rsidRPr="00816200">
        <w:rPr>
          <w:rFonts w:ascii="Arial" w:hAnsi="Arial" w:cs="Arial"/>
          <w:sz w:val="22"/>
          <w:szCs w:val="22"/>
        </w:rPr>
        <w:t>Criteria</w:t>
      </w:r>
    </w:p>
    <w:p w14:paraId="698BE4F8" w14:textId="77777777" w:rsidR="00467549" w:rsidRPr="00816200" w:rsidRDefault="00220DEC">
      <w:pPr>
        <w:pStyle w:val="Compact"/>
        <w:numPr>
          <w:ilvl w:val="0"/>
          <w:numId w:val="22"/>
        </w:numPr>
        <w:rPr>
          <w:rFonts w:ascii="Arial" w:hAnsi="Arial" w:cs="Arial"/>
          <w:sz w:val="22"/>
          <w:szCs w:val="22"/>
        </w:rPr>
      </w:pPr>
      <w:r w:rsidRPr="00816200">
        <w:rPr>
          <w:rFonts w:ascii="Arial" w:hAnsi="Arial" w:cs="Arial"/>
          <w:sz w:val="22"/>
          <w:szCs w:val="22"/>
        </w:rPr>
        <w:t>Provide dedicated storage associated with animal housing areas.</w:t>
      </w:r>
    </w:p>
    <w:p w14:paraId="36DBFEF9" w14:textId="77777777" w:rsidR="00467549" w:rsidRPr="00816200" w:rsidRDefault="00220DEC">
      <w:pPr>
        <w:pStyle w:val="Compact"/>
        <w:numPr>
          <w:ilvl w:val="0"/>
          <w:numId w:val="22"/>
        </w:numPr>
        <w:rPr>
          <w:rFonts w:ascii="Arial" w:hAnsi="Arial" w:cs="Arial"/>
          <w:sz w:val="22"/>
          <w:szCs w:val="22"/>
        </w:rPr>
      </w:pPr>
      <w:r w:rsidRPr="00816200">
        <w:rPr>
          <w:rFonts w:ascii="Arial" w:hAnsi="Arial" w:cs="Arial"/>
          <w:sz w:val="22"/>
          <w:szCs w:val="22"/>
        </w:rPr>
        <w:t>Lockers may be assigned by pen or project, based on Owner operating model.</w:t>
      </w:r>
    </w:p>
    <w:p w14:paraId="30D15A1E" w14:textId="77777777" w:rsidR="00467549" w:rsidRPr="00816200" w:rsidRDefault="00220DEC">
      <w:pPr>
        <w:pStyle w:val="Compact"/>
        <w:numPr>
          <w:ilvl w:val="0"/>
          <w:numId w:val="22"/>
        </w:numPr>
        <w:rPr>
          <w:rFonts w:ascii="Arial" w:hAnsi="Arial" w:cs="Arial"/>
          <w:sz w:val="22"/>
          <w:szCs w:val="22"/>
        </w:rPr>
      </w:pPr>
      <w:r w:rsidRPr="00816200">
        <w:rPr>
          <w:rFonts w:ascii="Arial" w:hAnsi="Arial" w:cs="Arial"/>
          <w:sz w:val="22"/>
          <w:szCs w:val="22"/>
        </w:rPr>
        <w:t>Design for rodent resistance and cleanability.</w:t>
      </w:r>
    </w:p>
    <w:p w14:paraId="6A7B0B8F" w14:textId="77777777" w:rsidR="00467549" w:rsidRPr="00816200" w:rsidRDefault="00220DEC">
      <w:pPr>
        <w:pStyle w:val="Compact"/>
        <w:numPr>
          <w:ilvl w:val="0"/>
          <w:numId w:val="22"/>
        </w:numPr>
        <w:rPr>
          <w:rFonts w:ascii="Arial" w:hAnsi="Arial" w:cs="Arial"/>
          <w:sz w:val="22"/>
          <w:szCs w:val="22"/>
        </w:rPr>
      </w:pPr>
      <w:r w:rsidRPr="00816200">
        <w:rPr>
          <w:rFonts w:ascii="Arial" w:hAnsi="Arial" w:cs="Arial"/>
          <w:sz w:val="22"/>
          <w:szCs w:val="22"/>
        </w:rPr>
        <w:t>Provide separate, secure feed storage areas distinct from individual lockers, with feed stored off the floor and away from walls on racks or pallets.</w:t>
      </w:r>
    </w:p>
    <w:p w14:paraId="0D7764EA" w14:textId="77777777" w:rsidR="00467549" w:rsidRPr="00816200" w:rsidRDefault="00220DEC">
      <w:pPr>
        <w:pStyle w:val="Compact"/>
        <w:numPr>
          <w:ilvl w:val="0"/>
          <w:numId w:val="22"/>
        </w:numPr>
        <w:rPr>
          <w:rFonts w:ascii="Arial" w:hAnsi="Arial" w:cs="Arial"/>
          <w:sz w:val="22"/>
          <w:szCs w:val="22"/>
        </w:rPr>
      </w:pPr>
      <w:r w:rsidRPr="00816200">
        <w:rPr>
          <w:rFonts w:ascii="Arial" w:hAnsi="Arial" w:cs="Arial"/>
          <w:sz w:val="22"/>
          <w:szCs w:val="22"/>
        </w:rPr>
        <w:t>Bulk or loose feed (i.e., feed not in sealed manufacturer packaging) shall be stored in sealed, rodent-resistant containers.</w:t>
      </w:r>
    </w:p>
    <w:p w14:paraId="38671111" w14:textId="77777777" w:rsidR="00467549" w:rsidRPr="00816200" w:rsidRDefault="00220DEC">
      <w:pPr>
        <w:pStyle w:val="Compact"/>
        <w:numPr>
          <w:ilvl w:val="0"/>
          <w:numId w:val="22"/>
        </w:numPr>
        <w:rPr>
          <w:rFonts w:ascii="Arial" w:hAnsi="Arial" w:cs="Arial"/>
          <w:sz w:val="22"/>
          <w:szCs w:val="22"/>
        </w:rPr>
      </w:pPr>
      <w:r w:rsidRPr="00816200">
        <w:rPr>
          <w:rFonts w:ascii="Arial" w:hAnsi="Arial" w:cs="Arial"/>
          <w:sz w:val="22"/>
          <w:szCs w:val="22"/>
        </w:rPr>
        <w:t>Separate chemicals, medications, pesticides, and cleaning materials from feed.</w:t>
      </w:r>
    </w:p>
    <w:p w14:paraId="65068B85" w14:textId="77777777" w:rsidR="00467549" w:rsidRPr="00816200" w:rsidRDefault="00220DEC">
      <w:pPr>
        <w:pStyle w:val="Compact"/>
        <w:numPr>
          <w:ilvl w:val="0"/>
          <w:numId w:val="22"/>
        </w:numPr>
        <w:rPr>
          <w:rFonts w:ascii="Arial" w:hAnsi="Arial" w:cs="Arial"/>
          <w:sz w:val="22"/>
          <w:szCs w:val="22"/>
        </w:rPr>
      </w:pPr>
      <w:r w:rsidRPr="00816200">
        <w:rPr>
          <w:rFonts w:ascii="Arial" w:hAnsi="Arial" w:cs="Arial"/>
          <w:sz w:val="22"/>
          <w:szCs w:val="22"/>
        </w:rPr>
        <w:t>Provide adequate ventilation and moisture protection.</w:t>
      </w:r>
    </w:p>
    <w:p w14:paraId="47235F0F" w14:textId="77777777" w:rsidR="00467549" w:rsidRPr="00816200" w:rsidRDefault="00220DEC">
      <w:pPr>
        <w:pStyle w:val="Heading1"/>
        <w:rPr>
          <w:rFonts w:ascii="Arial" w:hAnsi="Arial" w:cs="Arial"/>
          <w:sz w:val="22"/>
          <w:szCs w:val="22"/>
        </w:rPr>
      </w:pPr>
      <w:bookmarkStart w:id="100" w:name="c.-unfinished-new-barn"/>
      <w:bookmarkEnd w:id="81"/>
      <w:bookmarkEnd w:id="97"/>
      <w:bookmarkEnd w:id="99"/>
      <w:r w:rsidRPr="00816200">
        <w:rPr>
          <w:rFonts w:ascii="Arial" w:hAnsi="Arial" w:cs="Arial"/>
          <w:sz w:val="22"/>
          <w:szCs w:val="22"/>
        </w:rPr>
        <w:t>C. Unfinished New Barn</w:t>
      </w:r>
    </w:p>
    <w:p w14:paraId="330291F3" w14:textId="77777777" w:rsidR="00467549" w:rsidRPr="00816200" w:rsidRDefault="00220DEC">
      <w:pPr>
        <w:pStyle w:val="Heading2"/>
        <w:rPr>
          <w:rFonts w:ascii="Arial" w:hAnsi="Arial" w:cs="Arial"/>
          <w:sz w:val="22"/>
          <w:szCs w:val="22"/>
        </w:rPr>
      </w:pPr>
      <w:bookmarkStart w:id="101" w:name="c.1-general-role"/>
      <w:r w:rsidRPr="00816200">
        <w:rPr>
          <w:rFonts w:ascii="Arial" w:hAnsi="Arial" w:cs="Arial"/>
          <w:sz w:val="22"/>
          <w:szCs w:val="22"/>
        </w:rPr>
        <w:t>C.1 General Role</w:t>
      </w:r>
    </w:p>
    <w:p w14:paraId="04A5E668"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The unfinished new barn appears to be structurally complete and in generally good condition, but currently lacks power and water. Its final role shall be determined after survey, wetland, and environmental review.</w:t>
      </w:r>
    </w:p>
    <w:p w14:paraId="6B84D010" w14:textId="13448991" w:rsidR="00467549" w:rsidRPr="00816200" w:rsidRDefault="00220DEC">
      <w:pPr>
        <w:pStyle w:val="BodyText"/>
        <w:rPr>
          <w:rFonts w:ascii="Arial" w:hAnsi="Arial" w:cs="Arial"/>
          <w:sz w:val="22"/>
          <w:szCs w:val="22"/>
        </w:rPr>
      </w:pPr>
      <w:r w:rsidRPr="00816200">
        <w:rPr>
          <w:rFonts w:ascii="Arial" w:hAnsi="Arial" w:cs="Arial"/>
          <w:sz w:val="22"/>
          <w:szCs w:val="22"/>
        </w:rPr>
        <w:t>Potential uses include cattle housing, flexible livestock shelter, equipment support, shade structure, or future expansion.</w:t>
      </w:r>
    </w:p>
    <w:p w14:paraId="612EDD10" w14:textId="77777777" w:rsidR="00467549" w:rsidRPr="00816200" w:rsidRDefault="00220DEC">
      <w:pPr>
        <w:pStyle w:val="Heading2"/>
        <w:rPr>
          <w:rFonts w:ascii="Arial" w:hAnsi="Arial" w:cs="Arial"/>
          <w:sz w:val="22"/>
          <w:szCs w:val="22"/>
        </w:rPr>
      </w:pPr>
      <w:bookmarkStart w:id="102" w:name="c.2-criteria"/>
      <w:bookmarkEnd w:id="101"/>
      <w:r w:rsidRPr="00816200">
        <w:rPr>
          <w:rFonts w:ascii="Arial" w:hAnsi="Arial" w:cs="Arial"/>
          <w:sz w:val="22"/>
          <w:szCs w:val="22"/>
        </w:rPr>
        <w:t>C.2 Criteria</w:t>
      </w:r>
    </w:p>
    <w:p w14:paraId="5DE39457" w14:textId="77777777" w:rsidR="00467549" w:rsidRPr="00816200" w:rsidRDefault="00220DEC">
      <w:pPr>
        <w:pStyle w:val="Compact"/>
        <w:numPr>
          <w:ilvl w:val="0"/>
          <w:numId w:val="23"/>
        </w:numPr>
        <w:rPr>
          <w:rFonts w:ascii="Arial" w:hAnsi="Arial" w:cs="Arial"/>
          <w:sz w:val="22"/>
          <w:szCs w:val="22"/>
        </w:rPr>
      </w:pPr>
      <w:r w:rsidRPr="00816200">
        <w:rPr>
          <w:rFonts w:ascii="Arial" w:hAnsi="Arial" w:cs="Arial"/>
          <w:sz w:val="22"/>
          <w:szCs w:val="22"/>
        </w:rPr>
        <w:t>Confirm whether the structure is within or adjacent to wetland limits.</w:t>
      </w:r>
    </w:p>
    <w:p w14:paraId="7EBEAC29" w14:textId="77777777" w:rsidR="00467549" w:rsidRPr="00816200" w:rsidRDefault="00220DEC">
      <w:pPr>
        <w:pStyle w:val="Compact"/>
        <w:numPr>
          <w:ilvl w:val="0"/>
          <w:numId w:val="23"/>
        </w:numPr>
        <w:rPr>
          <w:rFonts w:ascii="Arial" w:hAnsi="Arial" w:cs="Arial"/>
          <w:sz w:val="22"/>
          <w:szCs w:val="22"/>
        </w:rPr>
      </w:pPr>
      <w:r w:rsidRPr="00816200">
        <w:rPr>
          <w:rFonts w:ascii="Arial" w:hAnsi="Arial" w:cs="Arial"/>
          <w:sz w:val="22"/>
          <w:szCs w:val="22"/>
        </w:rPr>
        <w:t>Confirm whether utilities can be provided without unacceptable environmental impact or cost.</w:t>
      </w:r>
    </w:p>
    <w:p w14:paraId="73DFA9EF" w14:textId="77777777" w:rsidR="00467549" w:rsidRPr="00816200" w:rsidRDefault="00220DEC">
      <w:pPr>
        <w:pStyle w:val="Compact"/>
        <w:numPr>
          <w:ilvl w:val="0"/>
          <w:numId w:val="23"/>
        </w:numPr>
        <w:rPr>
          <w:rFonts w:ascii="Arial" w:hAnsi="Arial" w:cs="Arial"/>
          <w:sz w:val="22"/>
          <w:szCs w:val="22"/>
        </w:rPr>
      </w:pPr>
      <w:r w:rsidRPr="00816200">
        <w:rPr>
          <w:rFonts w:ascii="Arial" w:hAnsi="Arial" w:cs="Arial"/>
          <w:sz w:val="22"/>
          <w:szCs w:val="22"/>
        </w:rPr>
        <w:t>Evaluate structural condition, code status, and feasibility of occupancy or agricultural use.</w:t>
      </w:r>
    </w:p>
    <w:p w14:paraId="66873E91" w14:textId="77777777" w:rsidR="00467549" w:rsidRPr="00816200" w:rsidRDefault="00220DEC">
      <w:pPr>
        <w:pStyle w:val="Compact"/>
        <w:numPr>
          <w:ilvl w:val="0"/>
          <w:numId w:val="23"/>
        </w:numPr>
        <w:rPr>
          <w:rFonts w:ascii="Arial" w:hAnsi="Arial" w:cs="Arial"/>
          <w:sz w:val="22"/>
          <w:szCs w:val="22"/>
        </w:rPr>
      </w:pPr>
      <w:r w:rsidRPr="00816200">
        <w:rPr>
          <w:rFonts w:ascii="Arial" w:hAnsi="Arial" w:cs="Arial"/>
          <w:sz w:val="22"/>
          <w:szCs w:val="22"/>
        </w:rPr>
        <w:t>Provide water, power, lighting, ventilation, and drainage if used for animal housing.</w:t>
      </w:r>
    </w:p>
    <w:p w14:paraId="6D782D8B" w14:textId="77777777" w:rsidR="00467549" w:rsidRPr="00816200" w:rsidRDefault="00220DEC">
      <w:pPr>
        <w:pStyle w:val="Compact"/>
        <w:numPr>
          <w:ilvl w:val="0"/>
          <w:numId w:val="23"/>
        </w:numPr>
        <w:rPr>
          <w:rFonts w:ascii="Arial" w:hAnsi="Arial" w:cs="Arial"/>
          <w:sz w:val="22"/>
          <w:szCs w:val="22"/>
        </w:rPr>
      </w:pPr>
      <w:r w:rsidRPr="00816200">
        <w:rPr>
          <w:rFonts w:ascii="Arial" w:hAnsi="Arial" w:cs="Arial"/>
          <w:sz w:val="22"/>
          <w:szCs w:val="22"/>
        </w:rPr>
        <w:t>Design for modular pens and future expansion where feasible.</w:t>
      </w:r>
    </w:p>
    <w:p w14:paraId="36782AC7" w14:textId="77777777" w:rsidR="00467549" w:rsidRPr="00816200" w:rsidRDefault="00220DEC">
      <w:pPr>
        <w:pStyle w:val="Heading1"/>
        <w:rPr>
          <w:rFonts w:ascii="Arial" w:hAnsi="Arial" w:cs="Arial"/>
          <w:sz w:val="22"/>
          <w:szCs w:val="22"/>
        </w:rPr>
      </w:pPr>
      <w:bookmarkStart w:id="103" w:name="d.-cattle-barn-large-animal-housing"/>
      <w:bookmarkEnd w:id="100"/>
      <w:bookmarkEnd w:id="102"/>
      <w:r w:rsidRPr="00816200">
        <w:rPr>
          <w:rFonts w:ascii="Arial" w:hAnsi="Arial" w:cs="Arial"/>
          <w:sz w:val="22"/>
          <w:szCs w:val="22"/>
        </w:rPr>
        <w:t>D. Cattle Barn / Large Animal Housing</w:t>
      </w:r>
    </w:p>
    <w:p w14:paraId="3B0DE2BE" w14:textId="77777777" w:rsidR="00467549" w:rsidRPr="00816200" w:rsidRDefault="00220DEC">
      <w:pPr>
        <w:pStyle w:val="Heading2"/>
        <w:rPr>
          <w:rFonts w:ascii="Arial" w:hAnsi="Arial" w:cs="Arial"/>
          <w:sz w:val="22"/>
          <w:szCs w:val="22"/>
        </w:rPr>
      </w:pPr>
      <w:bookmarkStart w:id="104" w:name="d.1-general-role"/>
      <w:r w:rsidRPr="00816200">
        <w:rPr>
          <w:rFonts w:ascii="Arial" w:hAnsi="Arial" w:cs="Arial"/>
          <w:sz w:val="22"/>
          <w:szCs w:val="22"/>
        </w:rPr>
        <w:t>D.1 General Role</w:t>
      </w:r>
    </w:p>
    <w:p w14:paraId="1EC073AF"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Provide year-round or seasonal cattle project housing, beginning rancher support, and flexible large-animal care.</w:t>
      </w:r>
    </w:p>
    <w:p w14:paraId="5822C030" w14:textId="77777777" w:rsidR="00467549" w:rsidRPr="00816200" w:rsidRDefault="00220DEC">
      <w:pPr>
        <w:pStyle w:val="BodyText"/>
        <w:rPr>
          <w:rFonts w:ascii="Arial" w:hAnsi="Arial" w:cs="Arial"/>
          <w:sz w:val="22"/>
          <w:szCs w:val="22"/>
        </w:rPr>
      </w:pPr>
      <w:r w:rsidRPr="00816200">
        <w:rPr>
          <w:rFonts w:ascii="Arial" w:hAnsi="Arial" w:cs="Arial"/>
          <w:sz w:val="22"/>
          <w:szCs w:val="22"/>
        </w:rPr>
        <w:t>The program shall recognize that cattle projects may be year-round and demand-driven rather than seasonal only.</w:t>
      </w:r>
    </w:p>
    <w:p w14:paraId="4833D372" w14:textId="77777777" w:rsidR="00467549" w:rsidRPr="00816200" w:rsidRDefault="00220DEC">
      <w:pPr>
        <w:pStyle w:val="Heading2"/>
        <w:rPr>
          <w:rFonts w:ascii="Arial" w:hAnsi="Arial" w:cs="Arial"/>
          <w:sz w:val="22"/>
          <w:szCs w:val="22"/>
        </w:rPr>
      </w:pPr>
      <w:bookmarkStart w:id="105" w:name="d.2-cattle-pens"/>
      <w:bookmarkEnd w:id="104"/>
      <w:r w:rsidRPr="00816200">
        <w:rPr>
          <w:rFonts w:ascii="Arial" w:hAnsi="Arial" w:cs="Arial"/>
          <w:sz w:val="22"/>
          <w:szCs w:val="22"/>
        </w:rPr>
        <w:t>D.2 Cattle Pens</w:t>
      </w:r>
    </w:p>
    <w:p w14:paraId="0743865F" w14:textId="77777777" w:rsidR="00467549" w:rsidRPr="00816200" w:rsidRDefault="00220DEC">
      <w:pPr>
        <w:pStyle w:val="Heading3"/>
        <w:rPr>
          <w:rFonts w:ascii="Arial" w:hAnsi="Arial" w:cs="Arial"/>
          <w:sz w:val="22"/>
          <w:szCs w:val="22"/>
        </w:rPr>
      </w:pPr>
      <w:bookmarkStart w:id="106" w:name="baseline-criteria"/>
      <w:r w:rsidRPr="00816200">
        <w:rPr>
          <w:rFonts w:ascii="Arial" w:hAnsi="Arial" w:cs="Arial"/>
          <w:sz w:val="22"/>
          <w:szCs w:val="22"/>
        </w:rPr>
        <w:t>Baseline Criteria</w:t>
      </w:r>
    </w:p>
    <w:p w14:paraId="4486A8B4" w14:textId="77777777" w:rsidR="00467549" w:rsidRPr="00816200" w:rsidRDefault="00220DEC">
      <w:pPr>
        <w:pStyle w:val="Compact"/>
        <w:numPr>
          <w:ilvl w:val="0"/>
          <w:numId w:val="24"/>
        </w:numPr>
        <w:rPr>
          <w:rFonts w:ascii="Arial" w:hAnsi="Arial" w:cs="Arial"/>
          <w:sz w:val="22"/>
          <w:szCs w:val="22"/>
        </w:rPr>
      </w:pPr>
      <w:r w:rsidRPr="00816200">
        <w:rPr>
          <w:rFonts w:ascii="Arial" w:hAnsi="Arial" w:cs="Arial"/>
          <w:sz w:val="22"/>
          <w:szCs w:val="22"/>
        </w:rPr>
        <w:t>Use 12’-0” x 24’-0” cattle pens as the preferred planning module unless modified by final Owner direction.</w:t>
      </w:r>
    </w:p>
    <w:p w14:paraId="7D02D216" w14:textId="77777777" w:rsidR="00467549" w:rsidRPr="00816200" w:rsidRDefault="00220DEC">
      <w:pPr>
        <w:pStyle w:val="Compact"/>
        <w:numPr>
          <w:ilvl w:val="0"/>
          <w:numId w:val="24"/>
        </w:numPr>
        <w:rPr>
          <w:rFonts w:ascii="Arial" w:hAnsi="Arial" w:cs="Arial"/>
          <w:sz w:val="22"/>
          <w:szCs w:val="22"/>
        </w:rPr>
      </w:pPr>
      <w:r w:rsidRPr="00816200">
        <w:rPr>
          <w:rFonts w:ascii="Arial" w:hAnsi="Arial" w:cs="Arial"/>
          <w:sz w:val="22"/>
          <w:szCs w:val="22"/>
        </w:rPr>
        <w:t>Provide sand bed over drainage base or equivalent durable, cleanable bedding/floor system.</w:t>
      </w:r>
    </w:p>
    <w:p w14:paraId="704287E1" w14:textId="77777777" w:rsidR="00467549" w:rsidRPr="00816200" w:rsidRDefault="00220DEC">
      <w:pPr>
        <w:pStyle w:val="Compact"/>
        <w:numPr>
          <w:ilvl w:val="0"/>
          <w:numId w:val="24"/>
        </w:numPr>
        <w:rPr>
          <w:rFonts w:ascii="Arial" w:hAnsi="Arial" w:cs="Arial"/>
          <w:sz w:val="22"/>
          <w:szCs w:val="22"/>
        </w:rPr>
      </w:pPr>
      <w:r w:rsidRPr="00816200">
        <w:rPr>
          <w:rFonts w:ascii="Arial" w:hAnsi="Arial" w:cs="Arial"/>
          <w:sz w:val="22"/>
          <w:szCs w:val="22"/>
        </w:rPr>
        <w:t>Provide galvanized panels and gates.</w:t>
      </w:r>
    </w:p>
    <w:p w14:paraId="4363C68A" w14:textId="77777777" w:rsidR="00467549" w:rsidRPr="00816200" w:rsidRDefault="00220DEC">
      <w:pPr>
        <w:pStyle w:val="Compact"/>
        <w:numPr>
          <w:ilvl w:val="0"/>
          <w:numId w:val="24"/>
        </w:numPr>
        <w:rPr>
          <w:rFonts w:ascii="Arial" w:hAnsi="Arial" w:cs="Arial"/>
          <w:sz w:val="22"/>
          <w:szCs w:val="22"/>
        </w:rPr>
      </w:pPr>
      <w:r w:rsidRPr="00816200">
        <w:rPr>
          <w:rFonts w:ascii="Arial" w:hAnsi="Arial" w:cs="Arial"/>
          <w:sz w:val="22"/>
          <w:szCs w:val="22"/>
        </w:rPr>
        <w:t>Coordinate gate swing for feeding, cleaning, sorting, turnout, emergency access, and flexible pen combining.</w:t>
      </w:r>
    </w:p>
    <w:p w14:paraId="65C46317" w14:textId="77777777" w:rsidR="00467549" w:rsidRPr="00816200" w:rsidRDefault="00220DEC">
      <w:pPr>
        <w:pStyle w:val="Compact"/>
        <w:numPr>
          <w:ilvl w:val="0"/>
          <w:numId w:val="24"/>
        </w:numPr>
        <w:rPr>
          <w:rFonts w:ascii="Arial" w:hAnsi="Arial" w:cs="Arial"/>
          <w:sz w:val="22"/>
          <w:szCs w:val="22"/>
        </w:rPr>
      </w:pPr>
      <w:r w:rsidRPr="00816200">
        <w:rPr>
          <w:rFonts w:ascii="Arial" w:hAnsi="Arial" w:cs="Arial"/>
          <w:sz w:val="22"/>
          <w:szCs w:val="22"/>
        </w:rPr>
        <w:t>Provide cast iron or similarly durable automatic waterers.</w:t>
      </w:r>
    </w:p>
    <w:p w14:paraId="3A1A43B8" w14:textId="77777777" w:rsidR="00467549" w:rsidRPr="00816200" w:rsidRDefault="00220DEC">
      <w:pPr>
        <w:pStyle w:val="Compact"/>
        <w:numPr>
          <w:ilvl w:val="0"/>
          <w:numId w:val="24"/>
        </w:numPr>
        <w:rPr>
          <w:rFonts w:ascii="Arial" w:hAnsi="Arial" w:cs="Arial"/>
          <w:sz w:val="22"/>
          <w:szCs w:val="22"/>
        </w:rPr>
      </w:pPr>
      <w:r w:rsidRPr="00816200">
        <w:rPr>
          <w:rFonts w:ascii="Arial" w:hAnsi="Arial" w:cs="Arial"/>
          <w:sz w:val="22"/>
          <w:szCs w:val="22"/>
        </w:rPr>
        <w:t>Use protected metal piping and durable couplings in exposed animal areas.</w:t>
      </w:r>
    </w:p>
    <w:p w14:paraId="1CA4C5EF" w14:textId="77777777" w:rsidR="00467549" w:rsidRPr="00816200" w:rsidRDefault="00220DEC">
      <w:pPr>
        <w:pStyle w:val="Compact"/>
        <w:numPr>
          <w:ilvl w:val="0"/>
          <w:numId w:val="24"/>
        </w:numPr>
        <w:rPr>
          <w:rFonts w:ascii="Arial" w:hAnsi="Arial" w:cs="Arial"/>
          <w:sz w:val="22"/>
          <w:szCs w:val="22"/>
        </w:rPr>
      </w:pPr>
      <w:r w:rsidRPr="00816200">
        <w:rPr>
          <w:rFonts w:ascii="Arial" w:hAnsi="Arial" w:cs="Arial"/>
          <w:sz w:val="22"/>
          <w:szCs w:val="22"/>
        </w:rPr>
        <w:t>Avoid exposed PVC fittings in animal-contact areas.</w:t>
      </w:r>
    </w:p>
    <w:p w14:paraId="784A1E5D" w14:textId="77777777" w:rsidR="00467549" w:rsidRPr="00816200" w:rsidRDefault="00220DEC">
      <w:pPr>
        <w:pStyle w:val="Compact"/>
        <w:numPr>
          <w:ilvl w:val="0"/>
          <w:numId w:val="24"/>
        </w:numPr>
        <w:rPr>
          <w:rFonts w:ascii="Arial" w:hAnsi="Arial" w:cs="Arial"/>
          <w:sz w:val="22"/>
          <w:szCs w:val="22"/>
        </w:rPr>
      </w:pPr>
      <w:r w:rsidRPr="00816200">
        <w:rPr>
          <w:rFonts w:ascii="Arial" w:hAnsi="Arial" w:cs="Arial"/>
          <w:sz w:val="22"/>
          <w:szCs w:val="22"/>
        </w:rPr>
        <w:t>Provide heavy-duty outdoor-rated fans.</w:t>
      </w:r>
    </w:p>
    <w:p w14:paraId="4E7BCCFF" w14:textId="77777777" w:rsidR="00467549" w:rsidRPr="00816200" w:rsidRDefault="00220DEC">
      <w:pPr>
        <w:pStyle w:val="Compact"/>
        <w:numPr>
          <w:ilvl w:val="0"/>
          <w:numId w:val="24"/>
        </w:numPr>
        <w:rPr>
          <w:rFonts w:ascii="Arial" w:hAnsi="Arial" w:cs="Arial"/>
          <w:sz w:val="22"/>
          <w:szCs w:val="22"/>
        </w:rPr>
      </w:pPr>
      <w:r w:rsidRPr="00816200">
        <w:rPr>
          <w:rFonts w:ascii="Arial" w:hAnsi="Arial" w:cs="Arial"/>
          <w:sz w:val="22"/>
          <w:szCs w:val="22"/>
        </w:rPr>
        <w:t>Provide roof overhangs, gutters, or drainage features to reduce bedding erosion and perimeter flooding.</w:t>
      </w:r>
    </w:p>
    <w:p w14:paraId="7E742C2C" w14:textId="77777777" w:rsidR="00467549" w:rsidRPr="00816200" w:rsidRDefault="00220DEC">
      <w:pPr>
        <w:pStyle w:val="Compact"/>
        <w:numPr>
          <w:ilvl w:val="0"/>
          <w:numId w:val="24"/>
        </w:numPr>
        <w:rPr>
          <w:rFonts w:ascii="Arial" w:hAnsi="Arial" w:cs="Arial"/>
          <w:sz w:val="22"/>
          <w:szCs w:val="22"/>
        </w:rPr>
      </w:pPr>
      <w:r w:rsidRPr="00816200">
        <w:rPr>
          <w:rFonts w:ascii="Arial" w:hAnsi="Arial" w:cs="Arial"/>
          <w:sz w:val="22"/>
          <w:szCs w:val="22"/>
        </w:rPr>
        <w:t>Maintain center aisle width adequate for tractor access and bedding replacement.</w:t>
      </w:r>
    </w:p>
    <w:p w14:paraId="49CF9682" w14:textId="77777777" w:rsidR="00467549" w:rsidRPr="00816200" w:rsidRDefault="00220DEC">
      <w:pPr>
        <w:pStyle w:val="Heading2"/>
        <w:rPr>
          <w:rFonts w:ascii="Arial" w:hAnsi="Arial" w:cs="Arial"/>
          <w:sz w:val="22"/>
          <w:szCs w:val="22"/>
        </w:rPr>
      </w:pPr>
      <w:bookmarkStart w:id="107" w:name="d.3-cattle-handling-squeeze-chute-scale"/>
      <w:bookmarkEnd w:id="105"/>
      <w:bookmarkEnd w:id="106"/>
      <w:r w:rsidRPr="00816200">
        <w:rPr>
          <w:rFonts w:ascii="Arial" w:hAnsi="Arial" w:cs="Arial"/>
          <w:sz w:val="22"/>
          <w:szCs w:val="22"/>
        </w:rPr>
        <w:t>D.3 Cattle Handling / Squeeze Chute / Scale</w:t>
      </w:r>
    </w:p>
    <w:p w14:paraId="3BCDE340" w14:textId="77777777" w:rsidR="00467549" w:rsidRPr="00816200" w:rsidRDefault="00220DEC">
      <w:pPr>
        <w:pStyle w:val="Heading3"/>
        <w:rPr>
          <w:rFonts w:ascii="Arial" w:hAnsi="Arial" w:cs="Arial"/>
          <w:sz w:val="22"/>
          <w:szCs w:val="22"/>
        </w:rPr>
      </w:pPr>
      <w:bookmarkStart w:id="108" w:name="function-12"/>
      <w:r w:rsidRPr="00816200">
        <w:rPr>
          <w:rFonts w:ascii="Arial" w:hAnsi="Arial" w:cs="Arial"/>
          <w:sz w:val="22"/>
          <w:szCs w:val="22"/>
        </w:rPr>
        <w:t>Function</w:t>
      </w:r>
    </w:p>
    <w:p w14:paraId="6493E8E9"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Safe handling, weighing, veterinary observation, and teaching.</w:t>
      </w:r>
    </w:p>
    <w:p w14:paraId="195B2A9B" w14:textId="77777777" w:rsidR="00467549" w:rsidRPr="00816200" w:rsidRDefault="00220DEC">
      <w:pPr>
        <w:pStyle w:val="Heading3"/>
        <w:rPr>
          <w:rFonts w:ascii="Arial" w:hAnsi="Arial" w:cs="Arial"/>
          <w:sz w:val="22"/>
          <w:szCs w:val="22"/>
        </w:rPr>
      </w:pPr>
      <w:bookmarkStart w:id="109" w:name="criteria-13"/>
      <w:bookmarkEnd w:id="108"/>
      <w:r w:rsidRPr="00816200">
        <w:rPr>
          <w:rFonts w:ascii="Arial" w:hAnsi="Arial" w:cs="Arial"/>
          <w:sz w:val="22"/>
          <w:szCs w:val="22"/>
        </w:rPr>
        <w:t>Criteria</w:t>
      </w:r>
    </w:p>
    <w:p w14:paraId="597E4EBA" w14:textId="77777777" w:rsidR="00467549" w:rsidRPr="00816200" w:rsidRDefault="00220DEC">
      <w:pPr>
        <w:pStyle w:val="Compact"/>
        <w:numPr>
          <w:ilvl w:val="0"/>
          <w:numId w:val="25"/>
        </w:numPr>
        <w:rPr>
          <w:rFonts w:ascii="Arial" w:hAnsi="Arial" w:cs="Arial"/>
          <w:sz w:val="22"/>
          <w:szCs w:val="22"/>
        </w:rPr>
      </w:pPr>
      <w:r w:rsidRPr="00816200">
        <w:rPr>
          <w:rFonts w:ascii="Arial" w:hAnsi="Arial" w:cs="Arial"/>
          <w:sz w:val="22"/>
          <w:szCs w:val="22"/>
        </w:rPr>
        <w:t>Provide a permanent or semi-permanent squeeze chute and scale arrangement.</w:t>
      </w:r>
    </w:p>
    <w:p w14:paraId="5D9F2E47" w14:textId="77777777" w:rsidR="00467549" w:rsidRPr="00816200" w:rsidRDefault="00220DEC">
      <w:pPr>
        <w:pStyle w:val="Compact"/>
        <w:numPr>
          <w:ilvl w:val="0"/>
          <w:numId w:val="25"/>
        </w:numPr>
        <w:rPr>
          <w:rFonts w:ascii="Arial" w:hAnsi="Arial" w:cs="Arial"/>
          <w:sz w:val="22"/>
          <w:szCs w:val="22"/>
        </w:rPr>
      </w:pPr>
      <w:r w:rsidRPr="00816200">
        <w:rPr>
          <w:rFonts w:ascii="Arial" w:hAnsi="Arial" w:cs="Arial"/>
          <w:sz w:val="22"/>
          <w:szCs w:val="22"/>
        </w:rPr>
        <w:t>Keep chute and scale integrated to avoid damage to loose scales and reduce animal handling inefficiency.</w:t>
      </w:r>
    </w:p>
    <w:p w14:paraId="3EBF4B89" w14:textId="77777777" w:rsidR="00467549" w:rsidRPr="00816200" w:rsidRDefault="00220DEC">
      <w:pPr>
        <w:pStyle w:val="Compact"/>
        <w:numPr>
          <w:ilvl w:val="0"/>
          <w:numId w:val="25"/>
        </w:numPr>
        <w:rPr>
          <w:rFonts w:ascii="Arial" w:hAnsi="Arial" w:cs="Arial"/>
          <w:sz w:val="22"/>
          <w:szCs w:val="22"/>
        </w:rPr>
      </w:pPr>
      <w:r w:rsidRPr="00816200">
        <w:rPr>
          <w:rFonts w:ascii="Arial" w:hAnsi="Arial" w:cs="Arial"/>
          <w:sz w:val="22"/>
          <w:szCs w:val="22"/>
        </w:rPr>
        <w:t>Locate in a controlled area connected to cattle pens, turnout, pasture, trailer access, and rough stock corral.</w:t>
      </w:r>
    </w:p>
    <w:p w14:paraId="4BC19645" w14:textId="77777777" w:rsidR="00467549" w:rsidRPr="00816200" w:rsidRDefault="00220DEC">
      <w:pPr>
        <w:pStyle w:val="Compact"/>
        <w:numPr>
          <w:ilvl w:val="0"/>
          <w:numId w:val="25"/>
        </w:numPr>
        <w:rPr>
          <w:rFonts w:ascii="Arial" w:hAnsi="Arial" w:cs="Arial"/>
          <w:sz w:val="22"/>
          <w:szCs w:val="22"/>
        </w:rPr>
      </w:pPr>
      <w:r w:rsidRPr="00816200">
        <w:rPr>
          <w:rFonts w:ascii="Arial" w:hAnsi="Arial" w:cs="Arial"/>
          <w:sz w:val="22"/>
          <w:szCs w:val="22"/>
        </w:rPr>
        <w:t>Provide safe handler escape routes and protected working zones.</w:t>
      </w:r>
    </w:p>
    <w:p w14:paraId="5CAEA430" w14:textId="77777777" w:rsidR="00467549" w:rsidRPr="00816200" w:rsidRDefault="00220DEC">
      <w:pPr>
        <w:pStyle w:val="Compact"/>
        <w:numPr>
          <w:ilvl w:val="0"/>
          <w:numId w:val="25"/>
        </w:numPr>
        <w:rPr>
          <w:rFonts w:ascii="Arial" w:hAnsi="Arial" w:cs="Arial"/>
          <w:sz w:val="22"/>
          <w:szCs w:val="22"/>
        </w:rPr>
      </w:pPr>
      <w:r w:rsidRPr="00816200">
        <w:rPr>
          <w:rFonts w:ascii="Arial" w:hAnsi="Arial" w:cs="Arial"/>
          <w:sz w:val="22"/>
          <w:szCs w:val="22"/>
        </w:rPr>
        <w:t>Design alleys and gates to minimize animal stress and reduce sharp turns or visual distractions.</w:t>
      </w:r>
    </w:p>
    <w:p w14:paraId="32DDBE73" w14:textId="77777777" w:rsidR="00467549" w:rsidRPr="00816200" w:rsidRDefault="00220DEC">
      <w:pPr>
        <w:pStyle w:val="Compact"/>
        <w:numPr>
          <w:ilvl w:val="0"/>
          <w:numId w:val="25"/>
        </w:numPr>
        <w:rPr>
          <w:rFonts w:ascii="Arial" w:hAnsi="Arial" w:cs="Arial"/>
          <w:sz w:val="22"/>
          <w:szCs w:val="22"/>
        </w:rPr>
      </w:pPr>
      <w:r w:rsidRPr="00816200">
        <w:rPr>
          <w:rFonts w:ascii="Arial" w:hAnsi="Arial" w:cs="Arial"/>
          <w:sz w:val="22"/>
          <w:szCs w:val="22"/>
        </w:rPr>
        <w:t>Confirm final handling layout with Owner.</w:t>
      </w:r>
    </w:p>
    <w:p w14:paraId="7FE002A9" w14:textId="77777777" w:rsidR="00467549" w:rsidRPr="00816200" w:rsidRDefault="00220DEC">
      <w:pPr>
        <w:pStyle w:val="Heading2"/>
        <w:rPr>
          <w:rFonts w:ascii="Arial" w:hAnsi="Arial" w:cs="Arial"/>
          <w:sz w:val="22"/>
          <w:szCs w:val="22"/>
        </w:rPr>
      </w:pPr>
      <w:bookmarkStart w:id="110" w:name="d.4-rough-stock-corral"/>
      <w:bookmarkEnd w:id="107"/>
      <w:bookmarkEnd w:id="109"/>
      <w:r w:rsidRPr="00816200">
        <w:rPr>
          <w:rFonts w:ascii="Arial" w:hAnsi="Arial" w:cs="Arial"/>
          <w:sz w:val="22"/>
          <w:szCs w:val="22"/>
        </w:rPr>
        <w:t>D.4 Rough Stock Corral</w:t>
      </w:r>
    </w:p>
    <w:p w14:paraId="4FD31923" w14:textId="77777777" w:rsidR="00467549" w:rsidRPr="00816200" w:rsidRDefault="00220DEC">
      <w:pPr>
        <w:pStyle w:val="Heading3"/>
        <w:rPr>
          <w:rFonts w:ascii="Arial" w:hAnsi="Arial" w:cs="Arial"/>
          <w:sz w:val="22"/>
          <w:szCs w:val="22"/>
        </w:rPr>
      </w:pPr>
      <w:bookmarkStart w:id="111" w:name="function-13"/>
      <w:r w:rsidRPr="00816200">
        <w:rPr>
          <w:rFonts w:ascii="Arial" w:hAnsi="Arial" w:cs="Arial"/>
          <w:sz w:val="22"/>
          <w:szCs w:val="22"/>
        </w:rPr>
        <w:t>Function</w:t>
      </w:r>
    </w:p>
    <w:p w14:paraId="70782469"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Support incorporation of range cattle into the pasture grazing program.</w:t>
      </w:r>
    </w:p>
    <w:p w14:paraId="4C19C209" w14:textId="77777777" w:rsidR="00467549" w:rsidRPr="00816200" w:rsidRDefault="00220DEC">
      <w:pPr>
        <w:pStyle w:val="Heading3"/>
        <w:rPr>
          <w:rFonts w:ascii="Arial" w:hAnsi="Arial" w:cs="Arial"/>
          <w:sz w:val="22"/>
          <w:szCs w:val="22"/>
        </w:rPr>
      </w:pPr>
      <w:bookmarkStart w:id="112" w:name="criteria-14"/>
      <w:bookmarkEnd w:id="111"/>
      <w:r w:rsidRPr="00816200">
        <w:rPr>
          <w:rFonts w:ascii="Arial" w:hAnsi="Arial" w:cs="Arial"/>
          <w:sz w:val="22"/>
          <w:szCs w:val="22"/>
        </w:rPr>
        <w:t>Criteria</w:t>
      </w:r>
    </w:p>
    <w:p w14:paraId="1335B0B5" w14:textId="77777777" w:rsidR="00467549" w:rsidRPr="00816200" w:rsidRDefault="00220DEC">
      <w:pPr>
        <w:pStyle w:val="Compact"/>
        <w:numPr>
          <w:ilvl w:val="0"/>
          <w:numId w:val="26"/>
        </w:numPr>
        <w:rPr>
          <w:rFonts w:ascii="Arial" w:hAnsi="Arial" w:cs="Arial"/>
          <w:sz w:val="22"/>
          <w:szCs w:val="22"/>
        </w:rPr>
      </w:pPr>
      <w:r w:rsidRPr="00816200">
        <w:rPr>
          <w:rFonts w:ascii="Arial" w:hAnsi="Arial" w:cs="Arial"/>
          <w:sz w:val="22"/>
          <w:szCs w:val="22"/>
        </w:rPr>
        <w:t>Provide or reserve space for a rough stock cattle corral if confirmed by Owner.</w:t>
      </w:r>
    </w:p>
    <w:p w14:paraId="0DC8D6A4" w14:textId="77777777" w:rsidR="00467549" w:rsidRPr="00816200" w:rsidRDefault="00220DEC">
      <w:pPr>
        <w:pStyle w:val="Compact"/>
        <w:numPr>
          <w:ilvl w:val="0"/>
          <w:numId w:val="26"/>
        </w:numPr>
        <w:rPr>
          <w:rFonts w:ascii="Arial" w:hAnsi="Arial" w:cs="Arial"/>
          <w:sz w:val="22"/>
          <w:szCs w:val="22"/>
        </w:rPr>
      </w:pPr>
      <w:r w:rsidRPr="00816200">
        <w:rPr>
          <w:rFonts w:ascii="Arial" w:hAnsi="Arial" w:cs="Arial"/>
          <w:sz w:val="22"/>
          <w:szCs w:val="22"/>
        </w:rPr>
        <w:t>Locate with direct relationship to pasture, trailer access, and handling chute.</w:t>
      </w:r>
    </w:p>
    <w:p w14:paraId="6CDEFE9C" w14:textId="77777777" w:rsidR="00467549" w:rsidRPr="00816200" w:rsidRDefault="00220DEC">
      <w:pPr>
        <w:pStyle w:val="Compact"/>
        <w:numPr>
          <w:ilvl w:val="0"/>
          <w:numId w:val="26"/>
        </w:numPr>
        <w:rPr>
          <w:rFonts w:ascii="Arial" w:hAnsi="Arial" w:cs="Arial"/>
          <w:sz w:val="22"/>
          <w:szCs w:val="22"/>
        </w:rPr>
      </w:pPr>
      <w:r w:rsidRPr="00816200">
        <w:rPr>
          <w:rFonts w:ascii="Arial" w:hAnsi="Arial" w:cs="Arial"/>
          <w:sz w:val="22"/>
          <w:szCs w:val="22"/>
        </w:rPr>
        <w:t>Provide robust fencing, gates, sorting alleys, and holding pens appropriate for less-acclimated cattle.</w:t>
      </w:r>
    </w:p>
    <w:p w14:paraId="41DA86E1" w14:textId="77777777" w:rsidR="00467549" w:rsidRPr="00816200" w:rsidRDefault="00220DEC">
      <w:pPr>
        <w:pStyle w:val="Compact"/>
        <w:numPr>
          <w:ilvl w:val="0"/>
          <w:numId w:val="26"/>
        </w:numPr>
        <w:rPr>
          <w:rFonts w:ascii="Arial" w:hAnsi="Arial" w:cs="Arial"/>
          <w:sz w:val="22"/>
          <w:szCs w:val="22"/>
        </w:rPr>
      </w:pPr>
      <w:r w:rsidRPr="00816200">
        <w:rPr>
          <w:rFonts w:ascii="Arial" w:hAnsi="Arial" w:cs="Arial"/>
          <w:sz w:val="22"/>
          <w:szCs w:val="22"/>
        </w:rPr>
        <w:t>Provide shade and water where animals may be held.</w:t>
      </w:r>
    </w:p>
    <w:p w14:paraId="77754844" w14:textId="77777777" w:rsidR="00467549" w:rsidRPr="00816200" w:rsidRDefault="00220DEC">
      <w:pPr>
        <w:pStyle w:val="Compact"/>
        <w:numPr>
          <w:ilvl w:val="0"/>
          <w:numId w:val="26"/>
        </w:numPr>
        <w:rPr>
          <w:rFonts w:ascii="Arial" w:hAnsi="Arial" w:cs="Arial"/>
          <w:sz w:val="22"/>
          <w:szCs w:val="22"/>
        </w:rPr>
      </w:pPr>
      <w:r w:rsidRPr="00816200">
        <w:rPr>
          <w:rFonts w:ascii="Arial" w:hAnsi="Arial" w:cs="Arial"/>
          <w:sz w:val="22"/>
          <w:szCs w:val="22"/>
        </w:rPr>
        <w:t>Coordinate with electrical fencing assumptions and AHJ/site requirements.</w:t>
      </w:r>
    </w:p>
    <w:p w14:paraId="6962536F" w14:textId="77777777" w:rsidR="00467549" w:rsidRPr="00816200" w:rsidRDefault="00220DEC">
      <w:pPr>
        <w:pStyle w:val="Heading2"/>
        <w:rPr>
          <w:rFonts w:ascii="Arial" w:hAnsi="Arial" w:cs="Arial"/>
          <w:sz w:val="22"/>
          <w:szCs w:val="22"/>
        </w:rPr>
      </w:pPr>
      <w:bookmarkStart w:id="113" w:name="d.5-washdown-area"/>
      <w:bookmarkEnd w:id="110"/>
      <w:bookmarkEnd w:id="112"/>
      <w:r w:rsidRPr="00816200">
        <w:rPr>
          <w:rFonts w:ascii="Arial" w:hAnsi="Arial" w:cs="Arial"/>
          <w:sz w:val="22"/>
          <w:szCs w:val="22"/>
        </w:rPr>
        <w:t>D.5 Washdown Area</w:t>
      </w:r>
    </w:p>
    <w:p w14:paraId="7C27B78A" w14:textId="77777777" w:rsidR="00467549" w:rsidRPr="00816200" w:rsidRDefault="00220DEC">
      <w:pPr>
        <w:pStyle w:val="Heading3"/>
        <w:rPr>
          <w:rFonts w:ascii="Arial" w:hAnsi="Arial" w:cs="Arial"/>
          <w:sz w:val="22"/>
          <w:szCs w:val="22"/>
        </w:rPr>
      </w:pPr>
      <w:bookmarkStart w:id="114" w:name="function-14"/>
      <w:r w:rsidRPr="00816200">
        <w:rPr>
          <w:rFonts w:ascii="Arial" w:hAnsi="Arial" w:cs="Arial"/>
          <w:sz w:val="22"/>
          <w:szCs w:val="22"/>
        </w:rPr>
        <w:t>Function</w:t>
      </w:r>
    </w:p>
    <w:p w14:paraId="1AB930C1"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Washing and grooming of cattle and other livestock.</w:t>
      </w:r>
    </w:p>
    <w:p w14:paraId="4D902D43" w14:textId="77777777" w:rsidR="00467549" w:rsidRPr="00816200" w:rsidRDefault="00220DEC">
      <w:pPr>
        <w:pStyle w:val="Heading3"/>
        <w:rPr>
          <w:rFonts w:ascii="Arial" w:hAnsi="Arial" w:cs="Arial"/>
          <w:sz w:val="22"/>
          <w:szCs w:val="22"/>
        </w:rPr>
      </w:pPr>
      <w:bookmarkStart w:id="115" w:name="criteria-15"/>
      <w:bookmarkEnd w:id="114"/>
      <w:r w:rsidRPr="00816200">
        <w:rPr>
          <w:rFonts w:ascii="Arial" w:hAnsi="Arial" w:cs="Arial"/>
          <w:sz w:val="22"/>
          <w:szCs w:val="22"/>
        </w:rPr>
        <w:t>Criteria</w:t>
      </w:r>
    </w:p>
    <w:p w14:paraId="2F253251" w14:textId="77777777" w:rsidR="00467549" w:rsidRPr="00816200" w:rsidRDefault="00220DEC">
      <w:pPr>
        <w:pStyle w:val="Compact"/>
        <w:numPr>
          <w:ilvl w:val="0"/>
          <w:numId w:val="27"/>
        </w:numPr>
        <w:rPr>
          <w:rFonts w:ascii="Arial" w:hAnsi="Arial" w:cs="Arial"/>
          <w:sz w:val="22"/>
          <w:szCs w:val="22"/>
        </w:rPr>
      </w:pPr>
      <w:r w:rsidRPr="00816200">
        <w:rPr>
          <w:rFonts w:ascii="Arial" w:hAnsi="Arial" w:cs="Arial"/>
          <w:sz w:val="22"/>
          <w:szCs w:val="22"/>
        </w:rPr>
        <w:t>Provide limited wash space to support teaching, coordination, and shared use.</w:t>
      </w:r>
    </w:p>
    <w:p w14:paraId="41081223" w14:textId="77777777" w:rsidR="00467549" w:rsidRPr="00816200" w:rsidRDefault="00220DEC">
      <w:pPr>
        <w:pStyle w:val="Compact"/>
        <w:numPr>
          <w:ilvl w:val="0"/>
          <w:numId w:val="27"/>
        </w:numPr>
        <w:rPr>
          <w:rFonts w:ascii="Arial" w:hAnsi="Arial" w:cs="Arial"/>
          <w:sz w:val="22"/>
          <w:szCs w:val="22"/>
        </w:rPr>
      </w:pPr>
      <w:r w:rsidRPr="00816200">
        <w:rPr>
          <w:rFonts w:ascii="Arial" w:hAnsi="Arial" w:cs="Arial"/>
          <w:sz w:val="22"/>
          <w:szCs w:val="22"/>
        </w:rPr>
        <w:t>Locate between or near barns where practical.</w:t>
      </w:r>
    </w:p>
    <w:p w14:paraId="6DAC91D8" w14:textId="77777777" w:rsidR="00467549" w:rsidRPr="00816200" w:rsidRDefault="00220DEC">
      <w:pPr>
        <w:pStyle w:val="Compact"/>
        <w:numPr>
          <w:ilvl w:val="0"/>
          <w:numId w:val="27"/>
        </w:numPr>
        <w:rPr>
          <w:rFonts w:ascii="Arial" w:hAnsi="Arial" w:cs="Arial"/>
          <w:sz w:val="22"/>
          <w:szCs w:val="22"/>
        </w:rPr>
      </w:pPr>
      <w:r w:rsidRPr="00816200">
        <w:rPr>
          <w:rFonts w:ascii="Arial" w:hAnsi="Arial" w:cs="Arial"/>
          <w:sz w:val="22"/>
          <w:szCs w:val="22"/>
        </w:rPr>
        <w:t>Provide shade, especially for late afternoon use.</w:t>
      </w:r>
    </w:p>
    <w:p w14:paraId="1063F01A" w14:textId="77777777" w:rsidR="00467549" w:rsidRPr="00816200" w:rsidRDefault="00220DEC">
      <w:pPr>
        <w:pStyle w:val="Compact"/>
        <w:numPr>
          <w:ilvl w:val="0"/>
          <w:numId w:val="27"/>
        </w:numPr>
        <w:rPr>
          <w:rFonts w:ascii="Arial" w:hAnsi="Arial" w:cs="Arial"/>
          <w:sz w:val="22"/>
          <w:szCs w:val="22"/>
        </w:rPr>
      </w:pPr>
      <w:r w:rsidRPr="00816200">
        <w:rPr>
          <w:rFonts w:ascii="Arial" w:hAnsi="Arial" w:cs="Arial"/>
          <w:sz w:val="22"/>
          <w:szCs w:val="22"/>
        </w:rPr>
        <w:t>Provide durable non-slip surface, drainage, hose bibbs, and hose management.</w:t>
      </w:r>
    </w:p>
    <w:p w14:paraId="64FEC6D2" w14:textId="77777777" w:rsidR="00467549" w:rsidRPr="00816200" w:rsidRDefault="00220DEC">
      <w:pPr>
        <w:pStyle w:val="Compact"/>
        <w:numPr>
          <w:ilvl w:val="0"/>
          <w:numId w:val="27"/>
        </w:numPr>
        <w:rPr>
          <w:rFonts w:ascii="Arial" w:hAnsi="Arial" w:cs="Arial"/>
          <w:sz w:val="22"/>
          <w:szCs w:val="22"/>
        </w:rPr>
      </w:pPr>
      <w:r w:rsidRPr="00816200">
        <w:rPr>
          <w:rFonts w:ascii="Arial" w:hAnsi="Arial" w:cs="Arial"/>
          <w:sz w:val="22"/>
          <w:szCs w:val="22"/>
        </w:rPr>
        <w:t>Coordinate wash water collection, stormwater, manure management, and water-quality requirements.</w:t>
      </w:r>
    </w:p>
    <w:p w14:paraId="1D1E5B08" w14:textId="77777777" w:rsidR="00467549" w:rsidRPr="00816200" w:rsidRDefault="00220DEC">
      <w:pPr>
        <w:pStyle w:val="Compact"/>
        <w:numPr>
          <w:ilvl w:val="0"/>
          <w:numId w:val="27"/>
        </w:numPr>
        <w:rPr>
          <w:rFonts w:ascii="Arial" w:hAnsi="Arial" w:cs="Arial"/>
          <w:sz w:val="22"/>
          <w:szCs w:val="22"/>
        </w:rPr>
      </w:pPr>
      <w:r w:rsidRPr="00816200">
        <w:rPr>
          <w:rFonts w:ascii="Arial" w:hAnsi="Arial" w:cs="Arial"/>
          <w:sz w:val="22"/>
          <w:szCs w:val="22"/>
        </w:rPr>
        <w:t>Provide lighting for late-day use if needed.</w:t>
      </w:r>
    </w:p>
    <w:p w14:paraId="3096F53C" w14:textId="77777777" w:rsidR="00467549" w:rsidRPr="00816200" w:rsidRDefault="00220DEC">
      <w:pPr>
        <w:pStyle w:val="Compact"/>
        <w:numPr>
          <w:ilvl w:val="0"/>
          <w:numId w:val="27"/>
        </w:numPr>
        <w:rPr>
          <w:rFonts w:ascii="Arial" w:hAnsi="Arial" w:cs="Arial"/>
          <w:sz w:val="22"/>
          <w:szCs w:val="22"/>
        </w:rPr>
      </w:pPr>
      <w:r w:rsidRPr="00816200">
        <w:rPr>
          <w:rFonts w:ascii="Arial" w:hAnsi="Arial" w:cs="Arial"/>
          <w:sz w:val="22"/>
          <w:szCs w:val="22"/>
        </w:rPr>
        <w:t>Design to avoid uncontrolled discharge to wetlands, pastures, or drainageways.</w:t>
      </w:r>
    </w:p>
    <w:p w14:paraId="2A4AC289" w14:textId="77777777" w:rsidR="00467549" w:rsidRPr="00816200" w:rsidRDefault="00220DEC">
      <w:pPr>
        <w:pStyle w:val="Heading1"/>
        <w:rPr>
          <w:rFonts w:ascii="Arial" w:hAnsi="Arial" w:cs="Arial"/>
          <w:sz w:val="22"/>
          <w:szCs w:val="22"/>
        </w:rPr>
      </w:pPr>
      <w:bookmarkStart w:id="116" w:name="e.-small-animal-barn"/>
      <w:bookmarkEnd w:id="103"/>
      <w:bookmarkEnd w:id="113"/>
      <w:bookmarkEnd w:id="115"/>
      <w:r w:rsidRPr="00816200">
        <w:rPr>
          <w:rFonts w:ascii="Arial" w:hAnsi="Arial" w:cs="Arial"/>
          <w:sz w:val="22"/>
          <w:szCs w:val="22"/>
        </w:rPr>
        <w:t>E. Small Animal Barn</w:t>
      </w:r>
    </w:p>
    <w:p w14:paraId="1115BD0A" w14:textId="77777777" w:rsidR="00467549" w:rsidRPr="00816200" w:rsidRDefault="00220DEC">
      <w:pPr>
        <w:pStyle w:val="Heading2"/>
        <w:rPr>
          <w:rFonts w:ascii="Arial" w:hAnsi="Arial" w:cs="Arial"/>
          <w:sz w:val="22"/>
          <w:szCs w:val="22"/>
        </w:rPr>
      </w:pPr>
      <w:bookmarkStart w:id="117" w:name="e.1-general-role"/>
      <w:r w:rsidRPr="00816200">
        <w:rPr>
          <w:rFonts w:ascii="Arial" w:hAnsi="Arial" w:cs="Arial"/>
          <w:sz w:val="22"/>
          <w:szCs w:val="22"/>
        </w:rPr>
        <w:t>E.1 General Role</w:t>
      </w:r>
    </w:p>
    <w:p w14:paraId="0A01F61D"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Provide flexible housing for small livestock, including sheep, goats, poultry, and other 4-H project animals as determined by Owner demand.</w:t>
      </w:r>
    </w:p>
    <w:p w14:paraId="084B62F9" w14:textId="77777777" w:rsidR="00467549" w:rsidRPr="00816200" w:rsidRDefault="00220DEC">
      <w:pPr>
        <w:pStyle w:val="Heading2"/>
        <w:rPr>
          <w:rFonts w:ascii="Arial" w:hAnsi="Arial" w:cs="Arial"/>
          <w:sz w:val="22"/>
          <w:szCs w:val="22"/>
        </w:rPr>
      </w:pPr>
      <w:bookmarkStart w:id="118" w:name="e.2-small-animal-pens"/>
      <w:bookmarkEnd w:id="117"/>
      <w:r w:rsidRPr="00816200">
        <w:rPr>
          <w:rFonts w:ascii="Arial" w:hAnsi="Arial" w:cs="Arial"/>
          <w:sz w:val="22"/>
          <w:szCs w:val="22"/>
        </w:rPr>
        <w:t>E.2 Small Animal Pens</w:t>
      </w:r>
    </w:p>
    <w:p w14:paraId="4F2092EB" w14:textId="77777777" w:rsidR="00467549" w:rsidRPr="00816200" w:rsidRDefault="00220DEC">
      <w:pPr>
        <w:pStyle w:val="Heading3"/>
        <w:rPr>
          <w:rFonts w:ascii="Arial" w:hAnsi="Arial" w:cs="Arial"/>
          <w:sz w:val="22"/>
          <w:szCs w:val="22"/>
        </w:rPr>
      </w:pPr>
      <w:bookmarkStart w:id="119" w:name="baseline-criteria-1"/>
      <w:r w:rsidRPr="00816200">
        <w:rPr>
          <w:rFonts w:ascii="Arial" w:hAnsi="Arial" w:cs="Arial"/>
          <w:sz w:val="22"/>
          <w:szCs w:val="22"/>
        </w:rPr>
        <w:t>Baseline Criteria</w:t>
      </w:r>
    </w:p>
    <w:p w14:paraId="2FB11E82" w14:textId="77777777" w:rsidR="00467549" w:rsidRPr="00816200" w:rsidRDefault="00220DEC">
      <w:pPr>
        <w:pStyle w:val="Compact"/>
        <w:numPr>
          <w:ilvl w:val="0"/>
          <w:numId w:val="28"/>
        </w:numPr>
        <w:rPr>
          <w:rFonts w:ascii="Arial" w:hAnsi="Arial" w:cs="Arial"/>
          <w:sz w:val="22"/>
          <w:szCs w:val="22"/>
        </w:rPr>
      </w:pPr>
      <w:r w:rsidRPr="00816200">
        <w:rPr>
          <w:rFonts w:ascii="Arial" w:hAnsi="Arial" w:cs="Arial"/>
          <w:sz w:val="22"/>
          <w:szCs w:val="22"/>
        </w:rPr>
        <w:t>Use 6’-0” x 10’-0” small animal pens as the preferred planning module unless modified by final Owner direction.</w:t>
      </w:r>
    </w:p>
    <w:p w14:paraId="38EC3299" w14:textId="77777777" w:rsidR="00467549" w:rsidRPr="00816200" w:rsidRDefault="00220DEC">
      <w:pPr>
        <w:pStyle w:val="Compact"/>
        <w:numPr>
          <w:ilvl w:val="0"/>
          <w:numId w:val="28"/>
        </w:numPr>
        <w:rPr>
          <w:rFonts w:ascii="Arial" w:hAnsi="Arial" w:cs="Arial"/>
          <w:sz w:val="22"/>
          <w:szCs w:val="22"/>
        </w:rPr>
      </w:pPr>
      <w:r w:rsidRPr="00816200">
        <w:rPr>
          <w:rFonts w:ascii="Arial" w:hAnsi="Arial" w:cs="Arial"/>
          <w:sz w:val="22"/>
          <w:szCs w:val="22"/>
        </w:rPr>
        <w:t>Provide modular galvanized panels and secure gates.</w:t>
      </w:r>
    </w:p>
    <w:p w14:paraId="585DFB76" w14:textId="77777777" w:rsidR="00467549" w:rsidRPr="00816200" w:rsidRDefault="00220DEC">
      <w:pPr>
        <w:pStyle w:val="Compact"/>
        <w:numPr>
          <w:ilvl w:val="0"/>
          <w:numId w:val="28"/>
        </w:numPr>
        <w:rPr>
          <w:rFonts w:ascii="Arial" w:hAnsi="Arial" w:cs="Arial"/>
          <w:sz w:val="22"/>
          <w:szCs w:val="22"/>
        </w:rPr>
      </w:pPr>
      <w:r w:rsidRPr="00816200">
        <w:rPr>
          <w:rFonts w:ascii="Arial" w:hAnsi="Arial" w:cs="Arial"/>
          <w:sz w:val="22"/>
          <w:szCs w:val="22"/>
        </w:rPr>
        <w:t>Provide cast iron or similarly durable waterers where appropriate.</w:t>
      </w:r>
    </w:p>
    <w:p w14:paraId="2884BC94" w14:textId="77777777" w:rsidR="00467549" w:rsidRPr="00816200" w:rsidRDefault="00220DEC">
      <w:pPr>
        <w:pStyle w:val="Compact"/>
        <w:numPr>
          <w:ilvl w:val="0"/>
          <w:numId w:val="28"/>
        </w:numPr>
        <w:rPr>
          <w:rFonts w:ascii="Arial" w:hAnsi="Arial" w:cs="Arial"/>
          <w:sz w:val="22"/>
          <w:szCs w:val="22"/>
        </w:rPr>
      </w:pPr>
      <w:r w:rsidRPr="00816200">
        <w:rPr>
          <w:rFonts w:ascii="Arial" w:hAnsi="Arial" w:cs="Arial"/>
          <w:sz w:val="22"/>
          <w:szCs w:val="22"/>
        </w:rPr>
        <w:t>Provide protected piping and fittings.</w:t>
      </w:r>
    </w:p>
    <w:p w14:paraId="07434406" w14:textId="77777777" w:rsidR="00467549" w:rsidRPr="00816200" w:rsidRDefault="00220DEC">
      <w:pPr>
        <w:pStyle w:val="Compact"/>
        <w:numPr>
          <w:ilvl w:val="0"/>
          <w:numId w:val="28"/>
        </w:numPr>
        <w:rPr>
          <w:rFonts w:ascii="Arial" w:hAnsi="Arial" w:cs="Arial"/>
          <w:sz w:val="22"/>
          <w:szCs w:val="22"/>
        </w:rPr>
      </w:pPr>
      <w:r w:rsidRPr="00816200">
        <w:rPr>
          <w:rFonts w:ascii="Arial" w:hAnsi="Arial" w:cs="Arial"/>
          <w:sz w:val="22"/>
          <w:szCs w:val="22"/>
        </w:rPr>
        <w:t>Provide offset heater configuration in pens where required for young or cold-sensitive animals.</w:t>
      </w:r>
    </w:p>
    <w:p w14:paraId="3A954DE2" w14:textId="77777777" w:rsidR="00467549" w:rsidRPr="00816200" w:rsidRDefault="00220DEC">
      <w:pPr>
        <w:pStyle w:val="Compact"/>
        <w:numPr>
          <w:ilvl w:val="0"/>
          <w:numId w:val="28"/>
        </w:numPr>
        <w:rPr>
          <w:rFonts w:ascii="Arial" w:hAnsi="Arial" w:cs="Arial"/>
          <w:sz w:val="22"/>
          <w:szCs w:val="22"/>
        </w:rPr>
      </w:pPr>
      <w:r w:rsidRPr="00816200">
        <w:rPr>
          <w:rFonts w:ascii="Arial" w:hAnsi="Arial" w:cs="Arial"/>
          <w:sz w:val="22"/>
          <w:szCs w:val="22"/>
        </w:rPr>
        <w:t>Secure pendant fixtures and utilities against wind and animal contact.</w:t>
      </w:r>
    </w:p>
    <w:p w14:paraId="0CD99752" w14:textId="77777777" w:rsidR="00467549" w:rsidRPr="00816200" w:rsidRDefault="00220DEC">
      <w:pPr>
        <w:pStyle w:val="Compact"/>
        <w:numPr>
          <w:ilvl w:val="0"/>
          <w:numId w:val="28"/>
        </w:numPr>
        <w:rPr>
          <w:rFonts w:ascii="Arial" w:hAnsi="Arial" w:cs="Arial"/>
          <w:sz w:val="22"/>
          <w:szCs w:val="22"/>
        </w:rPr>
      </w:pPr>
      <w:r w:rsidRPr="00816200">
        <w:rPr>
          <w:rFonts w:ascii="Arial" w:hAnsi="Arial" w:cs="Arial"/>
          <w:sz w:val="22"/>
          <w:szCs w:val="22"/>
        </w:rPr>
        <w:t>Provide barn curtains with anti-billowing cables and straps where open-sided weather protection is required.</w:t>
      </w:r>
    </w:p>
    <w:p w14:paraId="128ECB75" w14:textId="77777777" w:rsidR="00467549" w:rsidRPr="00816200" w:rsidRDefault="00220DEC">
      <w:pPr>
        <w:pStyle w:val="Compact"/>
        <w:numPr>
          <w:ilvl w:val="0"/>
          <w:numId w:val="28"/>
        </w:numPr>
        <w:rPr>
          <w:rFonts w:ascii="Arial" w:hAnsi="Arial" w:cs="Arial"/>
          <w:sz w:val="22"/>
          <w:szCs w:val="22"/>
        </w:rPr>
      </w:pPr>
      <w:r w:rsidRPr="00816200">
        <w:rPr>
          <w:rFonts w:ascii="Arial" w:hAnsi="Arial" w:cs="Arial"/>
          <w:sz w:val="22"/>
          <w:szCs w:val="22"/>
        </w:rPr>
        <w:t>Provide temporary holding or corner pens for cleaning, tool storage, or separation.</w:t>
      </w:r>
    </w:p>
    <w:p w14:paraId="0B1FF07E" w14:textId="77777777" w:rsidR="00467549" w:rsidRPr="00816200" w:rsidRDefault="00220DEC">
      <w:pPr>
        <w:pStyle w:val="Heading2"/>
        <w:rPr>
          <w:rFonts w:ascii="Arial" w:hAnsi="Arial" w:cs="Arial"/>
          <w:sz w:val="22"/>
          <w:szCs w:val="22"/>
        </w:rPr>
      </w:pPr>
      <w:bookmarkStart w:id="120" w:name="e.3-sheep-goat-housing"/>
      <w:bookmarkEnd w:id="118"/>
      <w:bookmarkEnd w:id="119"/>
      <w:r w:rsidRPr="00816200">
        <w:rPr>
          <w:rFonts w:ascii="Arial" w:hAnsi="Arial" w:cs="Arial"/>
          <w:sz w:val="22"/>
          <w:szCs w:val="22"/>
        </w:rPr>
        <w:t>E.3 Sheep / Goat Housing</w:t>
      </w:r>
    </w:p>
    <w:p w14:paraId="6359D2F6" w14:textId="77777777" w:rsidR="00467549" w:rsidRPr="00816200" w:rsidRDefault="00220DEC">
      <w:pPr>
        <w:pStyle w:val="Heading3"/>
        <w:rPr>
          <w:rFonts w:ascii="Arial" w:hAnsi="Arial" w:cs="Arial"/>
          <w:sz w:val="22"/>
          <w:szCs w:val="22"/>
        </w:rPr>
      </w:pPr>
      <w:bookmarkStart w:id="121" w:name="criteria-16"/>
      <w:r w:rsidRPr="00816200">
        <w:rPr>
          <w:rFonts w:ascii="Arial" w:hAnsi="Arial" w:cs="Arial"/>
          <w:sz w:val="22"/>
          <w:szCs w:val="22"/>
        </w:rPr>
        <w:t>Criteria</w:t>
      </w:r>
    </w:p>
    <w:p w14:paraId="07FF0242" w14:textId="77777777" w:rsidR="00467549" w:rsidRPr="00816200" w:rsidRDefault="00220DEC">
      <w:pPr>
        <w:pStyle w:val="Compact"/>
        <w:numPr>
          <w:ilvl w:val="0"/>
          <w:numId w:val="29"/>
        </w:numPr>
        <w:rPr>
          <w:rFonts w:ascii="Arial" w:hAnsi="Arial" w:cs="Arial"/>
          <w:sz w:val="22"/>
          <w:szCs w:val="22"/>
        </w:rPr>
      </w:pPr>
      <w:r w:rsidRPr="00816200">
        <w:rPr>
          <w:rFonts w:ascii="Arial" w:hAnsi="Arial" w:cs="Arial"/>
          <w:sz w:val="22"/>
          <w:szCs w:val="22"/>
        </w:rPr>
        <w:t>Provide dry, shaded, well-ventilated shelter.</w:t>
      </w:r>
    </w:p>
    <w:p w14:paraId="5D065E1D" w14:textId="77777777" w:rsidR="00467549" w:rsidRPr="00816200" w:rsidRDefault="00220DEC">
      <w:pPr>
        <w:pStyle w:val="Compact"/>
        <w:numPr>
          <w:ilvl w:val="0"/>
          <w:numId w:val="29"/>
        </w:numPr>
        <w:rPr>
          <w:rFonts w:ascii="Arial" w:hAnsi="Arial" w:cs="Arial"/>
          <w:sz w:val="22"/>
          <w:szCs w:val="22"/>
        </w:rPr>
      </w:pPr>
      <w:r w:rsidRPr="00816200">
        <w:rPr>
          <w:rFonts w:ascii="Arial" w:hAnsi="Arial" w:cs="Arial"/>
          <w:sz w:val="22"/>
          <w:szCs w:val="22"/>
        </w:rPr>
        <w:t>Provide clean water and feed access with reduced competition.</w:t>
      </w:r>
    </w:p>
    <w:p w14:paraId="58556AF5" w14:textId="77777777" w:rsidR="00467549" w:rsidRPr="00816200" w:rsidRDefault="00220DEC">
      <w:pPr>
        <w:pStyle w:val="Compact"/>
        <w:numPr>
          <w:ilvl w:val="0"/>
          <w:numId w:val="29"/>
        </w:numPr>
        <w:rPr>
          <w:rFonts w:ascii="Arial" w:hAnsi="Arial" w:cs="Arial"/>
          <w:sz w:val="22"/>
          <w:szCs w:val="22"/>
        </w:rPr>
      </w:pPr>
      <w:r w:rsidRPr="00816200">
        <w:rPr>
          <w:rFonts w:ascii="Arial" w:hAnsi="Arial" w:cs="Arial"/>
          <w:sz w:val="22"/>
          <w:szCs w:val="22"/>
        </w:rPr>
        <w:t>Provide modular pens to allow grouping, separation, kidding/lambing if needed, and temporary isolation.</w:t>
      </w:r>
    </w:p>
    <w:p w14:paraId="5FF50C79" w14:textId="77777777" w:rsidR="00467549" w:rsidRPr="00816200" w:rsidRDefault="00220DEC">
      <w:pPr>
        <w:pStyle w:val="Compact"/>
        <w:numPr>
          <w:ilvl w:val="0"/>
          <w:numId w:val="29"/>
        </w:numPr>
        <w:rPr>
          <w:rFonts w:ascii="Arial" w:hAnsi="Arial" w:cs="Arial"/>
          <w:sz w:val="22"/>
          <w:szCs w:val="22"/>
        </w:rPr>
      </w:pPr>
      <w:r w:rsidRPr="00816200">
        <w:rPr>
          <w:rFonts w:ascii="Arial" w:hAnsi="Arial" w:cs="Arial"/>
          <w:sz w:val="22"/>
          <w:szCs w:val="22"/>
        </w:rPr>
        <w:t>Provide durable fencing and gates appropriate to goats’ climbing and escape behavior.</w:t>
      </w:r>
    </w:p>
    <w:p w14:paraId="56EC6522" w14:textId="77777777" w:rsidR="00467549" w:rsidRPr="00816200" w:rsidRDefault="00220DEC">
      <w:pPr>
        <w:pStyle w:val="Compact"/>
        <w:numPr>
          <w:ilvl w:val="0"/>
          <w:numId w:val="29"/>
        </w:numPr>
        <w:rPr>
          <w:rFonts w:ascii="Arial" w:hAnsi="Arial" w:cs="Arial"/>
          <w:sz w:val="22"/>
          <w:szCs w:val="22"/>
        </w:rPr>
      </w:pPr>
      <w:r w:rsidRPr="00816200">
        <w:rPr>
          <w:rFonts w:ascii="Arial" w:hAnsi="Arial" w:cs="Arial"/>
          <w:sz w:val="22"/>
          <w:szCs w:val="22"/>
        </w:rPr>
        <w:t>Provide environmental enrichment opportunities for goats, such as durable climbing elements, only where they do not create safety or cleaning problems.</w:t>
      </w:r>
    </w:p>
    <w:p w14:paraId="45F0A7C3" w14:textId="77777777" w:rsidR="00467549" w:rsidRPr="00816200" w:rsidRDefault="00220DEC">
      <w:pPr>
        <w:pStyle w:val="Compact"/>
        <w:numPr>
          <w:ilvl w:val="0"/>
          <w:numId w:val="29"/>
        </w:numPr>
        <w:rPr>
          <w:rFonts w:ascii="Arial" w:hAnsi="Arial" w:cs="Arial"/>
          <w:sz w:val="22"/>
          <w:szCs w:val="22"/>
        </w:rPr>
      </w:pPr>
      <w:r w:rsidRPr="00816200">
        <w:rPr>
          <w:rFonts w:ascii="Arial" w:hAnsi="Arial" w:cs="Arial"/>
          <w:sz w:val="22"/>
          <w:szCs w:val="22"/>
        </w:rPr>
        <w:t>Provide cleanable bedding/flooring and manure management.</w:t>
      </w:r>
    </w:p>
    <w:p w14:paraId="3C60B896" w14:textId="77777777" w:rsidR="00467549" w:rsidRPr="00816200" w:rsidRDefault="00220DEC">
      <w:pPr>
        <w:pStyle w:val="Compact"/>
        <w:numPr>
          <w:ilvl w:val="0"/>
          <w:numId w:val="29"/>
        </w:numPr>
        <w:rPr>
          <w:rFonts w:ascii="Arial" w:hAnsi="Arial" w:cs="Arial"/>
          <w:sz w:val="22"/>
          <w:szCs w:val="22"/>
        </w:rPr>
      </w:pPr>
      <w:r w:rsidRPr="00816200">
        <w:rPr>
          <w:rFonts w:ascii="Arial" w:hAnsi="Arial" w:cs="Arial"/>
          <w:sz w:val="22"/>
          <w:szCs w:val="22"/>
        </w:rPr>
        <w:t>Separate incompatible animals and new arrivals as required by operating procedures.</w:t>
      </w:r>
    </w:p>
    <w:p w14:paraId="659616AD" w14:textId="77777777" w:rsidR="00467549" w:rsidRPr="00816200" w:rsidRDefault="00220DEC">
      <w:pPr>
        <w:pStyle w:val="Heading2"/>
        <w:rPr>
          <w:rFonts w:ascii="Arial" w:hAnsi="Arial" w:cs="Arial"/>
          <w:sz w:val="22"/>
          <w:szCs w:val="22"/>
        </w:rPr>
      </w:pPr>
      <w:bookmarkStart w:id="122" w:name="e.4-poultry-chicken-coop-area"/>
      <w:bookmarkEnd w:id="120"/>
      <w:bookmarkEnd w:id="121"/>
      <w:r w:rsidRPr="00816200">
        <w:rPr>
          <w:rFonts w:ascii="Arial" w:hAnsi="Arial" w:cs="Arial"/>
          <w:sz w:val="22"/>
          <w:szCs w:val="22"/>
        </w:rPr>
        <w:t>E.4 Poultry / Chicken Coop Area</w:t>
      </w:r>
    </w:p>
    <w:p w14:paraId="49F0CFED" w14:textId="77777777" w:rsidR="00467549" w:rsidRPr="00816200" w:rsidRDefault="00220DEC">
      <w:pPr>
        <w:pStyle w:val="Heading3"/>
        <w:rPr>
          <w:rFonts w:ascii="Arial" w:hAnsi="Arial" w:cs="Arial"/>
          <w:sz w:val="22"/>
          <w:szCs w:val="22"/>
        </w:rPr>
      </w:pPr>
      <w:bookmarkStart w:id="123" w:name="criteria-17"/>
      <w:r w:rsidRPr="00816200">
        <w:rPr>
          <w:rFonts w:ascii="Arial" w:hAnsi="Arial" w:cs="Arial"/>
          <w:sz w:val="22"/>
          <w:szCs w:val="22"/>
        </w:rPr>
        <w:t>Criteria</w:t>
      </w:r>
    </w:p>
    <w:p w14:paraId="36659236" w14:textId="77777777" w:rsidR="00467549" w:rsidRPr="00816200" w:rsidRDefault="00220DEC">
      <w:pPr>
        <w:pStyle w:val="Compact"/>
        <w:numPr>
          <w:ilvl w:val="0"/>
          <w:numId w:val="30"/>
        </w:numPr>
        <w:rPr>
          <w:rFonts w:ascii="Arial" w:hAnsi="Arial" w:cs="Arial"/>
          <w:sz w:val="22"/>
          <w:szCs w:val="22"/>
        </w:rPr>
      </w:pPr>
      <w:r w:rsidRPr="00816200">
        <w:rPr>
          <w:rFonts w:ascii="Arial" w:hAnsi="Arial" w:cs="Arial"/>
          <w:sz w:val="22"/>
          <w:szCs w:val="22"/>
        </w:rPr>
        <w:t>Provide secure predator-resistant coops or poultry housing.</w:t>
      </w:r>
    </w:p>
    <w:p w14:paraId="71A6F6A8" w14:textId="77777777" w:rsidR="00467549" w:rsidRPr="00816200" w:rsidRDefault="00220DEC">
      <w:pPr>
        <w:pStyle w:val="Compact"/>
        <w:numPr>
          <w:ilvl w:val="0"/>
          <w:numId w:val="30"/>
        </w:numPr>
        <w:rPr>
          <w:rFonts w:ascii="Arial" w:hAnsi="Arial" w:cs="Arial"/>
          <w:sz w:val="22"/>
          <w:szCs w:val="22"/>
        </w:rPr>
      </w:pPr>
      <w:r w:rsidRPr="00816200">
        <w:rPr>
          <w:rFonts w:ascii="Arial" w:hAnsi="Arial" w:cs="Arial"/>
          <w:sz w:val="22"/>
          <w:szCs w:val="22"/>
        </w:rPr>
        <w:t>Provide ventilation, shade, clean water, feed storage, roosting/perching as appropriate, nesting as applicable, and cleanable litter management.</w:t>
      </w:r>
    </w:p>
    <w:p w14:paraId="2D519174" w14:textId="77777777" w:rsidR="00467549" w:rsidRPr="00816200" w:rsidRDefault="00220DEC">
      <w:pPr>
        <w:pStyle w:val="Compact"/>
        <w:numPr>
          <w:ilvl w:val="0"/>
          <w:numId w:val="30"/>
        </w:numPr>
        <w:rPr>
          <w:rFonts w:ascii="Arial" w:hAnsi="Arial" w:cs="Arial"/>
          <w:sz w:val="22"/>
          <w:szCs w:val="22"/>
        </w:rPr>
      </w:pPr>
      <w:r w:rsidRPr="00816200">
        <w:rPr>
          <w:rFonts w:ascii="Arial" w:hAnsi="Arial" w:cs="Arial"/>
          <w:sz w:val="22"/>
          <w:szCs w:val="22"/>
        </w:rPr>
        <w:t>Provide secure enclosure to prevent escape and reduce contact with wild birds.</w:t>
      </w:r>
    </w:p>
    <w:p w14:paraId="2D45E3E3" w14:textId="77777777" w:rsidR="00467549" w:rsidRPr="00816200" w:rsidRDefault="00220DEC">
      <w:pPr>
        <w:pStyle w:val="Compact"/>
        <w:numPr>
          <w:ilvl w:val="0"/>
          <w:numId w:val="30"/>
        </w:numPr>
        <w:rPr>
          <w:rFonts w:ascii="Arial" w:hAnsi="Arial" w:cs="Arial"/>
          <w:sz w:val="22"/>
          <w:szCs w:val="22"/>
        </w:rPr>
      </w:pPr>
      <w:r w:rsidRPr="00816200">
        <w:rPr>
          <w:rFonts w:ascii="Arial" w:hAnsi="Arial" w:cs="Arial"/>
          <w:sz w:val="22"/>
          <w:szCs w:val="22"/>
        </w:rPr>
        <w:t>Support daily observation, egg collection where applicable, cleaning, and pest control.</w:t>
      </w:r>
    </w:p>
    <w:p w14:paraId="6D443FA6" w14:textId="77777777" w:rsidR="00467549" w:rsidRPr="00816200" w:rsidRDefault="00220DEC">
      <w:pPr>
        <w:pStyle w:val="Compact"/>
        <w:numPr>
          <w:ilvl w:val="0"/>
          <w:numId w:val="30"/>
        </w:numPr>
        <w:rPr>
          <w:rFonts w:ascii="Arial" w:hAnsi="Arial" w:cs="Arial"/>
          <w:sz w:val="22"/>
          <w:szCs w:val="22"/>
        </w:rPr>
      </w:pPr>
      <w:r w:rsidRPr="00816200">
        <w:rPr>
          <w:rFonts w:ascii="Arial" w:hAnsi="Arial" w:cs="Arial"/>
          <w:sz w:val="22"/>
          <w:szCs w:val="22"/>
        </w:rPr>
        <w:t>Provide separation from large animal areas where practical to reduce disease and stress.</w:t>
      </w:r>
    </w:p>
    <w:p w14:paraId="6E4AA861" w14:textId="77777777" w:rsidR="00467549" w:rsidRPr="00816200" w:rsidRDefault="00220DEC">
      <w:pPr>
        <w:pStyle w:val="Compact"/>
        <w:numPr>
          <w:ilvl w:val="0"/>
          <w:numId w:val="30"/>
        </w:numPr>
        <w:rPr>
          <w:rFonts w:ascii="Arial" w:hAnsi="Arial" w:cs="Arial"/>
          <w:sz w:val="22"/>
          <w:szCs w:val="22"/>
        </w:rPr>
      </w:pPr>
      <w:r w:rsidRPr="00816200">
        <w:rPr>
          <w:rFonts w:ascii="Arial" w:hAnsi="Arial" w:cs="Arial"/>
          <w:sz w:val="22"/>
          <w:szCs w:val="22"/>
        </w:rPr>
        <w:t>Coordinate final poultry space, density, nesting, and equipment requirements with final species, flock size, and production/teaching goals.</w:t>
      </w:r>
    </w:p>
    <w:p w14:paraId="412A92CA" w14:textId="77777777" w:rsidR="00467549" w:rsidRPr="00816200" w:rsidRDefault="00220DEC">
      <w:pPr>
        <w:pStyle w:val="Heading2"/>
        <w:rPr>
          <w:rFonts w:ascii="Arial" w:hAnsi="Arial" w:cs="Arial"/>
          <w:sz w:val="22"/>
          <w:szCs w:val="22"/>
        </w:rPr>
      </w:pPr>
      <w:bookmarkStart w:id="124" w:name="X1f6330ba43117b6468241b9c8c15e9e5bdfa951"/>
      <w:bookmarkEnd w:id="122"/>
      <w:bookmarkEnd w:id="123"/>
      <w:r w:rsidRPr="00816200">
        <w:rPr>
          <w:rFonts w:ascii="Arial" w:hAnsi="Arial" w:cs="Arial"/>
          <w:sz w:val="22"/>
          <w:szCs w:val="22"/>
        </w:rPr>
        <w:t>E.5 Rabbit / Other Small Project Animal Area, if included</w:t>
      </w:r>
    </w:p>
    <w:p w14:paraId="194E2B79" w14:textId="77777777" w:rsidR="00467549" w:rsidRPr="00816200" w:rsidRDefault="00220DEC">
      <w:pPr>
        <w:pStyle w:val="Heading3"/>
        <w:rPr>
          <w:rFonts w:ascii="Arial" w:hAnsi="Arial" w:cs="Arial"/>
          <w:sz w:val="22"/>
          <w:szCs w:val="22"/>
        </w:rPr>
      </w:pPr>
      <w:bookmarkStart w:id="125" w:name="criteria-18"/>
      <w:r w:rsidRPr="00816200">
        <w:rPr>
          <w:rFonts w:ascii="Arial" w:hAnsi="Arial" w:cs="Arial"/>
          <w:sz w:val="22"/>
          <w:szCs w:val="22"/>
        </w:rPr>
        <w:t>Criteria</w:t>
      </w:r>
    </w:p>
    <w:p w14:paraId="66E67D7F" w14:textId="77777777" w:rsidR="00467549" w:rsidRPr="00816200" w:rsidRDefault="00220DEC">
      <w:pPr>
        <w:pStyle w:val="Compact"/>
        <w:numPr>
          <w:ilvl w:val="0"/>
          <w:numId w:val="31"/>
        </w:numPr>
        <w:rPr>
          <w:rFonts w:ascii="Arial" w:hAnsi="Arial" w:cs="Arial"/>
          <w:sz w:val="22"/>
          <w:szCs w:val="22"/>
        </w:rPr>
      </w:pPr>
      <w:r w:rsidRPr="00816200">
        <w:rPr>
          <w:rFonts w:ascii="Arial" w:hAnsi="Arial" w:cs="Arial"/>
          <w:sz w:val="22"/>
          <w:szCs w:val="22"/>
        </w:rPr>
        <w:t>Provide shaded, well-ventilated, predator-resistant housing.</w:t>
      </w:r>
    </w:p>
    <w:p w14:paraId="33696859" w14:textId="77777777" w:rsidR="00467549" w:rsidRPr="00816200" w:rsidRDefault="00220DEC">
      <w:pPr>
        <w:pStyle w:val="Compact"/>
        <w:numPr>
          <w:ilvl w:val="0"/>
          <w:numId w:val="31"/>
        </w:numPr>
        <w:rPr>
          <w:rFonts w:ascii="Arial" w:hAnsi="Arial" w:cs="Arial"/>
          <w:sz w:val="22"/>
          <w:szCs w:val="22"/>
        </w:rPr>
      </w:pPr>
      <w:r w:rsidRPr="00816200">
        <w:rPr>
          <w:rFonts w:ascii="Arial" w:hAnsi="Arial" w:cs="Arial"/>
          <w:sz w:val="22"/>
          <w:szCs w:val="22"/>
        </w:rPr>
        <w:t>Provide secure cages or pens suited to the species.</w:t>
      </w:r>
    </w:p>
    <w:p w14:paraId="6DD4F7CB" w14:textId="77777777" w:rsidR="00467549" w:rsidRPr="00816200" w:rsidRDefault="00220DEC">
      <w:pPr>
        <w:pStyle w:val="Compact"/>
        <w:numPr>
          <w:ilvl w:val="0"/>
          <w:numId w:val="31"/>
        </w:numPr>
        <w:rPr>
          <w:rFonts w:ascii="Arial" w:hAnsi="Arial" w:cs="Arial"/>
          <w:sz w:val="22"/>
          <w:szCs w:val="22"/>
        </w:rPr>
      </w:pPr>
      <w:r w:rsidRPr="00816200">
        <w:rPr>
          <w:rFonts w:ascii="Arial" w:hAnsi="Arial" w:cs="Arial"/>
          <w:sz w:val="22"/>
          <w:szCs w:val="22"/>
        </w:rPr>
        <w:t>Provide clean water, feed storage, and cleanable waste management.</w:t>
      </w:r>
    </w:p>
    <w:p w14:paraId="1E33224E" w14:textId="77777777" w:rsidR="00467549" w:rsidRPr="00816200" w:rsidRDefault="00220DEC">
      <w:pPr>
        <w:pStyle w:val="Compact"/>
        <w:numPr>
          <w:ilvl w:val="0"/>
          <w:numId w:val="31"/>
        </w:numPr>
        <w:rPr>
          <w:rFonts w:ascii="Arial" w:hAnsi="Arial" w:cs="Arial"/>
          <w:sz w:val="22"/>
          <w:szCs w:val="22"/>
        </w:rPr>
      </w:pPr>
      <w:r w:rsidRPr="00816200">
        <w:rPr>
          <w:rFonts w:ascii="Arial" w:hAnsi="Arial" w:cs="Arial"/>
          <w:sz w:val="22"/>
          <w:szCs w:val="22"/>
        </w:rPr>
        <w:t>Locate to reduce heat stress and direct sun exposure.</w:t>
      </w:r>
    </w:p>
    <w:p w14:paraId="2AB7D20B" w14:textId="77777777" w:rsidR="00467549" w:rsidRPr="00816200" w:rsidRDefault="00220DEC">
      <w:pPr>
        <w:pStyle w:val="Compact"/>
        <w:numPr>
          <w:ilvl w:val="0"/>
          <w:numId w:val="31"/>
        </w:numPr>
        <w:rPr>
          <w:rFonts w:ascii="Arial" w:hAnsi="Arial" w:cs="Arial"/>
          <w:sz w:val="22"/>
          <w:szCs w:val="22"/>
        </w:rPr>
      </w:pPr>
      <w:r w:rsidRPr="00816200">
        <w:rPr>
          <w:rFonts w:ascii="Arial" w:hAnsi="Arial" w:cs="Arial"/>
          <w:sz w:val="22"/>
          <w:szCs w:val="22"/>
        </w:rPr>
        <w:t>Confirm final requirements with Owner before including in Phase One.</w:t>
      </w:r>
    </w:p>
    <w:p w14:paraId="6901C350" w14:textId="77777777" w:rsidR="00467549" w:rsidRPr="00816200" w:rsidRDefault="00220DEC">
      <w:pPr>
        <w:pStyle w:val="Heading1"/>
        <w:rPr>
          <w:rFonts w:ascii="Arial" w:hAnsi="Arial" w:cs="Arial"/>
          <w:sz w:val="22"/>
          <w:szCs w:val="22"/>
        </w:rPr>
      </w:pPr>
      <w:bookmarkStart w:id="126" w:name="f.-pastures-and-livestock-habitats"/>
      <w:bookmarkEnd w:id="116"/>
      <w:bookmarkEnd w:id="124"/>
      <w:bookmarkEnd w:id="125"/>
      <w:r w:rsidRPr="00816200">
        <w:rPr>
          <w:rFonts w:ascii="Arial" w:hAnsi="Arial" w:cs="Arial"/>
          <w:sz w:val="22"/>
          <w:szCs w:val="22"/>
        </w:rPr>
        <w:t>F. Pastures and Livestock Habitats</w:t>
      </w:r>
    </w:p>
    <w:p w14:paraId="03AED3AB" w14:textId="77777777" w:rsidR="00467549" w:rsidRPr="00816200" w:rsidRDefault="00220DEC">
      <w:pPr>
        <w:pStyle w:val="Heading2"/>
        <w:rPr>
          <w:rFonts w:ascii="Arial" w:hAnsi="Arial" w:cs="Arial"/>
          <w:sz w:val="22"/>
          <w:szCs w:val="22"/>
        </w:rPr>
      </w:pPr>
      <w:bookmarkStart w:id="127" w:name="f.1-general-role"/>
      <w:r w:rsidRPr="00816200">
        <w:rPr>
          <w:rFonts w:ascii="Arial" w:hAnsi="Arial" w:cs="Arial"/>
          <w:sz w:val="22"/>
          <w:szCs w:val="22"/>
        </w:rPr>
        <w:t>F.1 General Role</w:t>
      </w:r>
    </w:p>
    <w:p w14:paraId="64FB0768"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Provide pasture and habitat areas for livestock grazing, turnout, teaching, rotational grazing, and beginning rancher training.</w:t>
      </w:r>
    </w:p>
    <w:p w14:paraId="0D581B24" w14:textId="77777777" w:rsidR="00467549" w:rsidRPr="00816200" w:rsidRDefault="00220DEC">
      <w:pPr>
        <w:pStyle w:val="Heading2"/>
        <w:rPr>
          <w:rFonts w:ascii="Arial" w:hAnsi="Arial" w:cs="Arial"/>
          <w:sz w:val="22"/>
          <w:szCs w:val="22"/>
        </w:rPr>
      </w:pPr>
      <w:bookmarkStart w:id="128" w:name="f.2-pasture-planning-criteria"/>
      <w:bookmarkEnd w:id="127"/>
      <w:r w:rsidRPr="00816200">
        <w:rPr>
          <w:rFonts w:ascii="Arial" w:hAnsi="Arial" w:cs="Arial"/>
          <w:sz w:val="22"/>
          <w:szCs w:val="22"/>
        </w:rPr>
        <w:t>F.2 Pasture Planning Criteria</w:t>
      </w:r>
    </w:p>
    <w:p w14:paraId="0815FF4F" w14:textId="77777777" w:rsidR="00467549" w:rsidRPr="00816200" w:rsidRDefault="00220DEC">
      <w:pPr>
        <w:pStyle w:val="Compact"/>
        <w:numPr>
          <w:ilvl w:val="0"/>
          <w:numId w:val="32"/>
        </w:numPr>
        <w:rPr>
          <w:rFonts w:ascii="Arial" w:hAnsi="Arial" w:cs="Arial"/>
          <w:sz w:val="22"/>
          <w:szCs w:val="22"/>
        </w:rPr>
      </w:pPr>
      <w:r w:rsidRPr="00816200">
        <w:rPr>
          <w:rFonts w:ascii="Arial" w:hAnsi="Arial" w:cs="Arial"/>
          <w:sz w:val="22"/>
          <w:szCs w:val="22"/>
        </w:rPr>
        <w:t>Use rotational grazing to improve pasture capacity and recovery over time.</w:t>
      </w:r>
    </w:p>
    <w:p w14:paraId="4EF03B43" w14:textId="77777777" w:rsidR="00467549" w:rsidRPr="00816200" w:rsidRDefault="00220DEC">
      <w:pPr>
        <w:pStyle w:val="Compact"/>
        <w:numPr>
          <w:ilvl w:val="0"/>
          <w:numId w:val="32"/>
        </w:numPr>
        <w:rPr>
          <w:rFonts w:ascii="Arial" w:hAnsi="Arial" w:cs="Arial"/>
          <w:sz w:val="22"/>
          <w:szCs w:val="22"/>
        </w:rPr>
      </w:pPr>
      <w:r w:rsidRPr="00816200">
        <w:rPr>
          <w:rFonts w:ascii="Arial" w:hAnsi="Arial" w:cs="Arial"/>
          <w:sz w:val="22"/>
          <w:szCs w:val="22"/>
        </w:rPr>
        <w:t>Plan fencing and gates to allow flexible pasture rotation.</w:t>
      </w:r>
    </w:p>
    <w:p w14:paraId="711E50B4" w14:textId="77777777" w:rsidR="00467549" w:rsidRPr="00816200" w:rsidRDefault="00220DEC">
      <w:pPr>
        <w:pStyle w:val="Compact"/>
        <w:numPr>
          <w:ilvl w:val="0"/>
          <w:numId w:val="32"/>
        </w:numPr>
        <w:rPr>
          <w:rFonts w:ascii="Arial" w:hAnsi="Arial" w:cs="Arial"/>
          <w:sz w:val="22"/>
          <w:szCs w:val="22"/>
        </w:rPr>
      </w:pPr>
      <w:r w:rsidRPr="00816200">
        <w:rPr>
          <w:rFonts w:ascii="Arial" w:hAnsi="Arial" w:cs="Arial"/>
          <w:sz w:val="22"/>
          <w:szCs w:val="22"/>
        </w:rPr>
        <w:t>Provide shade, water, and access routes appropriate to the species and stocking intensity.</w:t>
      </w:r>
    </w:p>
    <w:p w14:paraId="330B01A7" w14:textId="77777777" w:rsidR="00467549" w:rsidRPr="00816200" w:rsidRDefault="00220DEC">
      <w:pPr>
        <w:pStyle w:val="Compact"/>
        <w:numPr>
          <w:ilvl w:val="0"/>
          <w:numId w:val="32"/>
        </w:numPr>
        <w:rPr>
          <w:rFonts w:ascii="Arial" w:hAnsi="Arial" w:cs="Arial"/>
          <w:sz w:val="22"/>
          <w:szCs w:val="22"/>
        </w:rPr>
      </w:pPr>
      <w:r w:rsidRPr="00816200">
        <w:rPr>
          <w:rFonts w:ascii="Arial" w:hAnsi="Arial" w:cs="Arial"/>
          <w:sz w:val="22"/>
          <w:szCs w:val="22"/>
        </w:rPr>
        <w:t>Pastures in wetland or seasonally wet areas shall be used only when ground conditions are appropriate.</w:t>
      </w:r>
    </w:p>
    <w:p w14:paraId="484B2BAD" w14:textId="77777777" w:rsidR="00467549" w:rsidRPr="00816200" w:rsidRDefault="00220DEC">
      <w:pPr>
        <w:pStyle w:val="Compact"/>
        <w:numPr>
          <w:ilvl w:val="0"/>
          <w:numId w:val="32"/>
        </w:numPr>
        <w:rPr>
          <w:rFonts w:ascii="Arial" w:hAnsi="Arial" w:cs="Arial"/>
          <w:sz w:val="22"/>
          <w:szCs w:val="22"/>
        </w:rPr>
      </w:pPr>
      <w:r w:rsidRPr="00816200">
        <w:rPr>
          <w:rFonts w:ascii="Arial" w:hAnsi="Arial" w:cs="Arial"/>
          <w:sz w:val="22"/>
          <w:szCs w:val="22"/>
        </w:rPr>
        <w:t>Grazing activity shall be timed to avoid damage to wet areas, reduce water-quality impacts, and support pasture recovery.</w:t>
      </w:r>
    </w:p>
    <w:p w14:paraId="06D754AF" w14:textId="77777777" w:rsidR="00467549" w:rsidRPr="00816200" w:rsidRDefault="00220DEC">
      <w:pPr>
        <w:pStyle w:val="Compact"/>
        <w:numPr>
          <w:ilvl w:val="0"/>
          <w:numId w:val="32"/>
        </w:numPr>
        <w:rPr>
          <w:rFonts w:ascii="Arial" w:hAnsi="Arial" w:cs="Arial"/>
          <w:sz w:val="22"/>
          <w:szCs w:val="22"/>
        </w:rPr>
      </w:pPr>
      <w:r w:rsidRPr="00816200">
        <w:rPr>
          <w:rFonts w:ascii="Arial" w:hAnsi="Arial" w:cs="Arial"/>
          <w:sz w:val="22"/>
          <w:szCs w:val="22"/>
        </w:rPr>
        <w:t>Provide central water trough enclosures where feasible to reduce utility runs, simplify herd logistics, and acclimate cattle to smaller enclosures.</w:t>
      </w:r>
    </w:p>
    <w:p w14:paraId="0DD85FF8" w14:textId="77777777" w:rsidR="00467549" w:rsidRPr="00816200" w:rsidRDefault="00220DEC">
      <w:pPr>
        <w:pStyle w:val="Compact"/>
        <w:numPr>
          <w:ilvl w:val="0"/>
          <w:numId w:val="32"/>
        </w:numPr>
        <w:rPr>
          <w:rFonts w:ascii="Arial" w:hAnsi="Arial" w:cs="Arial"/>
          <w:sz w:val="22"/>
          <w:szCs w:val="22"/>
        </w:rPr>
      </w:pPr>
      <w:r w:rsidRPr="00816200">
        <w:rPr>
          <w:rFonts w:ascii="Arial" w:hAnsi="Arial" w:cs="Arial"/>
          <w:sz w:val="22"/>
          <w:szCs w:val="22"/>
        </w:rPr>
        <w:t>Confirm pasture plan with Owner.</w:t>
      </w:r>
    </w:p>
    <w:p w14:paraId="40E66EE2" w14:textId="77777777" w:rsidR="00467549" w:rsidRPr="00816200" w:rsidRDefault="00220DEC">
      <w:pPr>
        <w:pStyle w:val="Heading2"/>
        <w:rPr>
          <w:rFonts w:ascii="Arial" w:hAnsi="Arial" w:cs="Arial"/>
          <w:sz w:val="22"/>
          <w:szCs w:val="22"/>
        </w:rPr>
      </w:pPr>
      <w:bookmarkStart w:id="129" w:name="f.3-fencing"/>
      <w:bookmarkEnd w:id="128"/>
      <w:r w:rsidRPr="00816200">
        <w:rPr>
          <w:rFonts w:ascii="Arial" w:hAnsi="Arial" w:cs="Arial"/>
          <w:sz w:val="22"/>
          <w:szCs w:val="22"/>
        </w:rPr>
        <w:t>F.3 Fencing</w:t>
      </w:r>
    </w:p>
    <w:p w14:paraId="63389A02" w14:textId="77777777" w:rsidR="00467549" w:rsidRPr="00816200" w:rsidRDefault="00220DEC">
      <w:pPr>
        <w:pStyle w:val="Heading3"/>
        <w:rPr>
          <w:rFonts w:ascii="Arial" w:hAnsi="Arial" w:cs="Arial"/>
          <w:sz w:val="22"/>
          <w:szCs w:val="22"/>
        </w:rPr>
      </w:pPr>
      <w:bookmarkStart w:id="130" w:name="criteria-19"/>
      <w:r w:rsidRPr="00816200">
        <w:rPr>
          <w:rFonts w:ascii="Arial" w:hAnsi="Arial" w:cs="Arial"/>
          <w:sz w:val="22"/>
          <w:szCs w:val="22"/>
        </w:rPr>
        <w:t>Criteria</w:t>
      </w:r>
    </w:p>
    <w:p w14:paraId="0D792AA0" w14:textId="77777777" w:rsidR="00467549" w:rsidRPr="00816200" w:rsidRDefault="00220DEC">
      <w:pPr>
        <w:pStyle w:val="Compact"/>
        <w:numPr>
          <w:ilvl w:val="0"/>
          <w:numId w:val="33"/>
        </w:numPr>
        <w:rPr>
          <w:rFonts w:ascii="Arial" w:hAnsi="Arial" w:cs="Arial"/>
          <w:sz w:val="22"/>
          <w:szCs w:val="22"/>
        </w:rPr>
      </w:pPr>
      <w:r w:rsidRPr="00816200">
        <w:rPr>
          <w:rFonts w:ascii="Arial" w:hAnsi="Arial" w:cs="Arial"/>
          <w:sz w:val="22"/>
          <w:szCs w:val="22"/>
        </w:rPr>
        <w:t>Confirm whether electrical fencing is allowable on this site.</w:t>
      </w:r>
    </w:p>
    <w:p w14:paraId="7C65052D" w14:textId="77777777" w:rsidR="00467549" w:rsidRPr="00816200" w:rsidRDefault="00220DEC">
      <w:pPr>
        <w:pStyle w:val="Compact"/>
        <w:numPr>
          <w:ilvl w:val="0"/>
          <w:numId w:val="33"/>
        </w:numPr>
        <w:rPr>
          <w:rFonts w:ascii="Arial" w:hAnsi="Arial" w:cs="Arial"/>
          <w:sz w:val="22"/>
          <w:szCs w:val="22"/>
        </w:rPr>
      </w:pPr>
      <w:r w:rsidRPr="00816200">
        <w:rPr>
          <w:rFonts w:ascii="Arial" w:hAnsi="Arial" w:cs="Arial"/>
          <w:sz w:val="22"/>
          <w:szCs w:val="22"/>
        </w:rPr>
        <w:t>Provide durable perimeter fencing and internal cross-fencing suited to livestock type and public safety, consistent with USDA NRCS standards for high-tensile fencing.</w:t>
      </w:r>
    </w:p>
    <w:p w14:paraId="4A84935F" w14:textId="77777777" w:rsidR="00467549" w:rsidRPr="00816200" w:rsidRDefault="00220DEC">
      <w:pPr>
        <w:pStyle w:val="Compact"/>
        <w:numPr>
          <w:ilvl w:val="0"/>
          <w:numId w:val="33"/>
        </w:numPr>
        <w:rPr>
          <w:rFonts w:ascii="Arial" w:hAnsi="Arial" w:cs="Arial"/>
          <w:sz w:val="22"/>
          <w:szCs w:val="22"/>
        </w:rPr>
      </w:pPr>
      <w:r w:rsidRPr="00816200">
        <w:rPr>
          <w:rFonts w:ascii="Arial" w:hAnsi="Arial" w:cs="Arial"/>
          <w:sz w:val="22"/>
          <w:szCs w:val="22"/>
        </w:rPr>
        <w:t>Design gates for trailer access, tractor access, animal movement, emergency access, and pasture rotation.</w:t>
      </w:r>
    </w:p>
    <w:p w14:paraId="5B167F73" w14:textId="77777777" w:rsidR="00467549" w:rsidRPr="00816200" w:rsidRDefault="00220DEC">
      <w:pPr>
        <w:pStyle w:val="Compact"/>
        <w:numPr>
          <w:ilvl w:val="0"/>
          <w:numId w:val="33"/>
        </w:numPr>
        <w:rPr>
          <w:rFonts w:ascii="Arial" w:hAnsi="Arial" w:cs="Arial"/>
          <w:sz w:val="22"/>
          <w:szCs w:val="22"/>
        </w:rPr>
      </w:pPr>
      <w:r w:rsidRPr="00816200">
        <w:rPr>
          <w:rFonts w:ascii="Arial" w:hAnsi="Arial" w:cs="Arial"/>
          <w:sz w:val="22"/>
          <w:szCs w:val="22"/>
        </w:rPr>
        <w:t>Provide safe separation between public areas and livestock areas.</w:t>
      </w:r>
    </w:p>
    <w:p w14:paraId="092433C0" w14:textId="77777777" w:rsidR="00467549" w:rsidRPr="00816200" w:rsidRDefault="00220DEC">
      <w:pPr>
        <w:pStyle w:val="Compact"/>
        <w:numPr>
          <w:ilvl w:val="0"/>
          <w:numId w:val="33"/>
        </w:numPr>
        <w:rPr>
          <w:rFonts w:ascii="Arial" w:hAnsi="Arial" w:cs="Arial"/>
          <w:sz w:val="22"/>
          <w:szCs w:val="22"/>
        </w:rPr>
      </w:pPr>
      <w:r w:rsidRPr="00816200">
        <w:rPr>
          <w:rFonts w:ascii="Arial" w:hAnsi="Arial" w:cs="Arial"/>
          <w:sz w:val="22"/>
          <w:szCs w:val="22"/>
        </w:rPr>
        <w:t>Coordinate fence alignments with wetlands, easements, drainage, trees, and future expansion.</w:t>
      </w:r>
    </w:p>
    <w:p w14:paraId="4CE1FF7A" w14:textId="77777777" w:rsidR="00467549" w:rsidRPr="00816200" w:rsidRDefault="00220DEC">
      <w:pPr>
        <w:pStyle w:val="Heading2"/>
        <w:rPr>
          <w:rFonts w:ascii="Arial" w:hAnsi="Arial" w:cs="Arial"/>
          <w:sz w:val="22"/>
          <w:szCs w:val="22"/>
        </w:rPr>
      </w:pPr>
      <w:bookmarkStart w:id="131" w:name="f.4-watering-stations"/>
      <w:bookmarkEnd w:id="129"/>
      <w:bookmarkEnd w:id="130"/>
      <w:r w:rsidRPr="00816200">
        <w:rPr>
          <w:rFonts w:ascii="Arial" w:hAnsi="Arial" w:cs="Arial"/>
          <w:sz w:val="22"/>
          <w:szCs w:val="22"/>
        </w:rPr>
        <w:t>F.4 Watering Stations</w:t>
      </w:r>
    </w:p>
    <w:p w14:paraId="1512C40A" w14:textId="77777777" w:rsidR="00467549" w:rsidRPr="00816200" w:rsidRDefault="00220DEC">
      <w:pPr>
        <w:pStyle w:val="Heading3"/>
        <w:rPr>
          <w:rFonts w:ascii="Arial" w:hAnsi="Arial" w:cs="Arial"/>
          <w:sz w:val="22"/>
          <w:szCs w:val="22"/>
        </w:rPr>
      </w:pPr>
      <w:bookmarkStart w:id="132" w:name="criteria-20"/>
      <w:r w:rsidRPr="00816200">
        <w:rPr>
          <w:rFonts w:ascii="Arial" w:hAnsi="Arial" w:cs="Arial"/>
          <w:sz w:val="22"/>
          <w:szCs w:val="22"/>
        </w:rPr>
        <w:t>Criteria</w:t>
      </w:r>
    </w:p>
    <w:p w14:paraId="0BF76982" w14:textId="77777777" w:rsidR="00467549" w:rsidRPr="00816200" w:rsidRDefault="00220DEC">
      <w:pPr>
        <w:pStyle w:val="Compact"/>
        <w:numPr>
          <w:ilvl w:val="0"/>
          <w:numId w:val="34"/>
        </w:numPr>
        <w:rPr>
          <w:rFonts w:ascii="Arial" w:hAnsi="Arial" w:cs="Arial"/>
          <w:sz w:val="22"/>
          <w:szCs w:val="22"/>
        </w:rPr>
      </w:pPr>
      <w:r w:rsidRPr="00816200">
        <w:rPr>
          <w:rFonts w:ascii="Arial" w:hAnsi="Arial" w:cs="Arial"/>
          <w:sz w:val="22"/>
          <w:szCs w:val="22"/>
        </w:rPr>
        <w:t>Provide clean water to livestock under all environmental conditions.</w:t>
      </w:r>
    </w:p>
    <w:p w14:paraId="2D976AB5" w14:textId="77777777" w:rsidR="00467549" w:rsidRPr="00816200" w:rsidRDefault="00220DEC">
      <w:pPr>
        <w:pStyle w:val="Compact"/>
        <w:numPr>
          <w:ilvl w:val="0"/>
          <w:numId w:val="34"/>
        </w:numPr>
        <w:rPr>
          <w:rFonts w:ascii="Arial" w:hAnsi="Arial" w:cs="Arial"/>
          <w:sz w:val="22"/>
          <w:szCs w:val="22"/>
        </w:rPr>
      </w:pPr>
      <w:r w:rsidRPr="00816200">
        <w:rPr>
          <w:rFonts w:ascii="Arial" w:hAnsi="Arial" w:cs="Arial"/>
          <w:sz w:val="22"/>
          <w:szCs w:val="22"/>
        </w:rPr>
        <w:t>Design troughs and waterers for durability, cleanability, and animal access.</w:t>
      </w:r>
    </w:p>
    <w:p w14:paraId="24E56A5D" w14:textId="77777777" w:rsidR="00467549" w:rsidRPr="00816200" w:rsidRDefault="00220DEC">
      <w:pPr>
        <w:pStyle w:val="Compact"/>
        <w:numPr>
          <w:ilvl w:val="0"/>
          <w:numId w:val="34"/>
        </w:numPr>
        <w:rPr>
          <w:rFonts w:ascii="Arial" w:hAnsi="Arial" w:cs="Arial"/>
          <w:sz w:val="22"/>
          <w:szCs w:val="22"/>
        </w:rPr>
      </w:pPr>
      <w:r w:rsidRPr="00816200">
        <w:rPr>
          <w:rFonts w:ascii="Arial" w:hAnsi="Arial" w:cs="Arial"/>
          <w:sz w:val="22"/>
          <w:szCs w:val="22"/>
        </w:rPr>
        <w:t>Protect piping and fittings from animal damage.</w:t>
      </w:r>
    </w:p>
    <w:p w14:paraId="102E25A4" w14:textId="77777777" w:rsidR="00467549" w:rsidRPr="00816200" w:rsidRDefault="00220DEC">
      <w:pPr>
        <w:pStyle w:val="Compact"/>
        <w:numPr>
          <w:ilvl w:val="0"/>
          <w:numId w:val="34"/>
        </w:numPr>
        <w:rPr>
          <w:rFonts w:ascii="Arial" w:hAnsi="Arial" w:cs="Arial"/>
          <w:sz w:val="22"/>
          <w:szCs w:val="22"/>
        </w:rPr>
      </w:pPr>
      <w:r w:rsidRPr="00816200">
        <w:rPr>
          <w:rFonts w:ascii="Arial" w:hAnsi="Arial" w:cs="Arial"/>
          <w:sz w:val="22"/>
          <w:szCs w:val="22"/>
        </w:rPr>
        <w:t>Locate to support pasture rotation and avoid excessive mud, erosion, or congregation in sensitive areas.</w:t>
      </w:r>
    </w:p>
    <w:p w14:paraId="5566AC5D" w14:textId="77777777" w:rsidR="00467549" w:rsidRPr="00816200" w:rsidRDefault="00220DEC">
      <w:pPr>
        <w:pStyle w:val="Compact"/>
        <w:numPr>
          <w:ilvl w:val="0"/>
          <w:numId w:val="34"/>
        </w:numPr>
        <w:rPr>
          <w:rFonts w:ascii="Arial" w:hAnsi="Arial" w:cs="Arial"/>
          <w:sz w:val="22"/>
          <w:szCs w:val="22"/>
        </w:rPr>
      </w:pPr>
      <w:r w:rsidRPr="00816200">
        <w:rPr>
          <w:rFonts w:ascii="Arial" w:hAnsi="Arial" w:cs="Arial"/>
          <w:sz w:val="22"/>
          <w:szCs w:val="22"/>
        </w:rPr>
        <w:t>Consider centralized trough enclosures between pastures where feasible.</w:t>
      </w:r>
    </w:p>
    <w:p w14:paraId="5EEF56EE" w14:textId="77777777" w:rsidR="00467549" w:rsidRPr="00816200" w:rsidRDefault="00220DEC">
      <w:pPr>
        <w:pStyle w:val="Heading2"/>
        <w:rPr>
          <w:rFonts w:ascii="Arial" w:hAnsi="Arial" w:cs="Arial"/>
          <w:sz w:val="22"/>
          <w:szCs w:val="22"/>
        </w:rPr>
      </w:pPr>
      <w:bookmarkStart w:id="133" w:name="f.5-existing-pond"/>
      <w:bookmarkEnd w:id="131"/>
      <w:bookmarkEnd w:id="132"/>
      <w:r w:rsidRPr="00816200">
        <w:rPr>
          <w:rFonts w:ascii="Arial" w:hAnsi="Arial" w:cs="Arial"/>
          <w:sz w:val="22"/>
          <w:szCs w:val="22"/>
        </w:rPr>
        <w:t>F.5 Existing Pond</w:t>
      </w:r>
    </w:p>
    <w:p w14:paraId="1EE6DEED" w14:textId="77777777" w:rsidR="00467549" w:rsidRPr="00816200" w:rsidRDefault="00220DEC">
      <w:pPr>
        <w:pStyle w:val="Heading3"/>
        <w:rPr>
          <w:rFonts w:ascii="Arial" w:hAnsi="Arial" w:cs="Arial"/>
          <w:sz w:val="22"/>
          <w:szCs w:val="22"/>
        </w:rPr>
      </w:pPr>
      <w:bookmarkStart w:id="134" w:name="criteria-21"/>
      <w:r w:rsidRPr="00816200">
        <w:rPr>
          <w:rFonts w:ascii="Arial" w:hAnsi="Arial" w:cs="Arial"/>
          <w:sz w:val="22"/>
          <w:szCs w:val="22"/>
        </w:rPr>
        <w:t>Criteria</w:t>
      </w:r>
    </w:p>
    <w:p w14:paraId="1A02E43F" w14:textId="77777777" w:rsidR="00467549" w:rsidRPr="00816200" w:rsidRDefault="00220DEC">
      <w:pPr>
        <w:pStyle w:val="Compact"/>
        <w:numPr>
          <w:ilvl w:val="0"/>
          <w:numId w:val="35"/>
        </w:numPr>
        <w:rPr>
          <w:rFonts w:ascii="Arial" w:hAnsi="Arial" w:cs="Arial"/>
          <w:sz w:val="22"/>
          <w:szCs w:val="22"/>
        </w:rPr>
      </w:pPr>
      <w:r w:rsidRPr="00816200">
        <w:rPr>
          <w:rFonts w:ascii="Arial" w:hAnsi="Arial" w:cs="Arial"/>
          <w:sz w:val="22"/>
          <w:szCs w:val="22"/>
        </w:rPr>
        <w:t>Investigate the existing pond to determine purpose, hydrology, environmental status, safety concerns, and potential use.</w:t>
      </w:r>
    </w:p>
    <w:p w14:paraId="7BFAF690" w14:textId="77777777" w:rsidR="00467549" w:rsidRPr="00816200" w:rsidRDefault="00220DEC">
      <w:pPr>
        <w:pStyle w:val="Compact"/>
        <w:numPr>
          <w:ilvl w:val="0"/>
          <w:numId w:val="35"/>
        </w:numPr>
        <w:rPr>
          <w:rFonts w:ascii="Arial" w:hAnsi="Arial" w:cs="Arial"/>
          <w:sz w:val="22"/>
          <w:szCs w:val="22"/>
        </w:rPr>
      </w:pPr>
      <w:r w:rsidRPr="00816200">
        <w:rPr>
          <w:rFonts w:ascii="Arial" w:hAnsi="Arial" w:cs="Arial"/>
          <w:sz w:val="22"/>
          <w:szCs w:val="22"/>
        </w:rPr>
        <w:t>Do not assume the pond is suitable for livestock watering, stormwater, irrigation, or educational use until evaluated.</w:t>
      </w:r>
    </w:p>
    <w:p w14:paraId="65D1DC8F" w14:textId="77777777" w:rsidR="00467549" w:rsidRPr="00816200" w:rsidRDefault="00220DEC">
      <w:pPr>
        <w:pStyle w:val="Compact"/>
        <w:numPr>
          <w:ilvl w:val="0"/>
          <w:numId w:val="35"/>
        </w:numPr>
        <w:rPr>
          <w:rFonts w:ascii="Arial" w:hAnsi="Arial" w:cs="Arial"/>
          <w:sz w:val="22"/>
          <w:szCs w:val="22"/>
        </w:rPr>
      </w:pPr>
      <w:r w:rsidRPr="00816200">
        <w:rPr>
          <w:rFonts w:ascii="Arial" w:hAnsi="Arial" w:cs="Arial"/>
          <w:sz w:val="22"/>
          <w:szCs w:val="22"/>
        </w:rPr>
        <w:t>Provide safety separation or fencing if required.</w:t>
      </w:r>
    </w:p>
    <w:p w14:paraId="3F0749AB" w14:textId="77777777" w:rsidR="00467549" w:rsidRPr="00816200" w:rsidRDefault="00220DEC">
      <w:pPr>
        <w:pStyle w:val="Heading1"/>
        <w:rPr>
          <w:rFonts w:ascii="Arial" w:hAnsi="Arial" w:cs="Arial"/>
          <w:sz w:val="22"/>
          <w:szCs w:val="22"/>
        </w:rPr>
      </w:pPr>
      <w:bookmarkStart w:id="135" w:name="g.-arena-turnout-demonstration-area"/>
      <w:bookmarkEnd w:id="126"/>
      <w:bookmarkEnd w:id="133"/>
      <w:bookmarkEnd w:id="134"/>
      <w:r w:rsidRPr="00816200">
        <w:rPr>
          <w:rFonts w:ascii="Arial" w:hAnsi="Arial" w:cs="Arial"/>
          <w:sz w:val="22"/>
          <w:szCs w:val="22"/>
        </w:rPr>
        <w:t>G. Arena / Turnout / Demonstration Area</w:t>
      </w:r>
    </w:p>
    <w:p w14:paraId="15A1F84B" w14:textId="77777777" w:rsidR="00467549" w:rsidRPr="00816200" w:rsidRDefault="00220DEC">
      <w:pPr>
        <w:pStyle w:val="Heading2"/>
        <w:rPr>
          <w:rFonts w:ascii="Arial" w:hAnsi="Arial" w:cs="Arial"/>
          <w:sz w:val="22"/>
          <w:szCs w:val="22"/>
        </w:rPr>
      </w:pPr>
      <w:bookmarkStart w:id="136" w:name="g.1-general-role"/>
      <w:r w:rsidRPr="00816200">
        <w:rPr>
          <w:rFonts w:ascii="Arial" w:hAnsi="Arial" w:cs="Arial"/>
          <w:sz w:val="22"/>
          <w:szCs w:val="22"/>
        </w:rPr>
        <w:t>G.1 General Role</w:t>
      </w:r>
    </w:p>
    <w:p w14:paraId="01BF208E"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Provide flexible outdoor or covered space for animal demonstration, training, turnout, youth instruction, and community events.</w:t>
      </w:r>
    </w:p>
    <w:p w14:paraId="1C5089C1" w14:textId="77777777" w:rsidR="00467549" w:rsidRPr="00816200" w:rsidRDefault="00220DEC">
      <w:pPr>
        <w:pStyle w:val="Heading2"/>
        <w:rPr>
          <w:rFonts w:ascii="Arial" w:hAnsi="Arial" w:cs="Arial"/>
          <w:sz w:val="22"/>
          <w:szCs w:val="22"/>
        </w:rPr>
      </w:pPr>
      <w:bookmarkStart w:id="137" w:name="g.2-criteria"/>
      <w:bookmarkEnd w:id="136"/>
      <w:r w:rsidRPr="00816200">
        <w:rPr>
          <w:rFonts w:ascii="Arial" w:hAnsi="Arial" w:cs="Arial"/>
          <w:sz w:val="22"/>
          <w:szCs w:val="22"/>
        </w:rPr>
        <w:t>G.2 Criteria</w:t>
      </w:r>
    </w:p>
    <w:p w14:paraId="58C1845C" w14:textId="77777777" w:rsidR="00467549" w:rsidRPr="00816200" w:rsidRDefault="00220DEC">
      <w:pPr>
        <w:pStyle w:val="Compact"/>
        <w:numPr>
          <w:ilvl w:val="0"/>
          <w:numId w:val="36"/>
        </w:numPr>
        <w:rPr>
          <w:rFonts w:ascii="Arial" w:hAnsi="Arial" w:cs="Arial"/>
          <w:sz w:val="22"/>
          <w:szCs w:val="22"/>
        </w:rPr>
      </w:pPr>
      <w:r w:rsidRPr="00816200">
        <w:rPr>
          <w:rFonts w:ascii="Arial" w:hAnsi="Arial" w:cs="Arial"/>
          <w:sz w:val="22"/>
          <w:szCs w:val="22"/>
        </w:rPr>
        <w:t>Maintain a clear barn-to-turnout-to-access-gate circulation sequence.</w:t>
      </w:r>
    </w:p>
    <w:p w14:paraId="12FFA6B3" w14:textId="77777777" w:rsidR="00467549" w:rsidRPr="00816200" w:rsidRDefault="00220DEC">
      <w:pPr>
        <w:pStyle w:val="Compact"/>
        <w:numPr>
          <w:ilvl w:val="0"/>
          <w:numId w:val="36"/>
        </w:numPr>
        <w:rPr>
          <w:rFonts w:ascii="Arial" w:hAnsi="Arial" w:cs="Arial"/>
          <w:sz w:val="22"/>
          <w:szCs w:val="22"/>
        </w:rPr>
      </w:pPr>
      <w:r w:rsidRPr="00816200">
        <w:rPr>
          <w:rFonts w:ascii="Arial" w:hAnsi="Arial" w:cs="Arial"/>
          <w:sz w:val="22"/>
          <w:szCs w:val="22"/>
        </w:rPr>
        <w:t>Support animal movement without crossing primary public pedestrian routes where feasible.</w:t>
      </w:r>
    </w:p>
    <w:p w14:paraId="74AADC5E" w14:textId="77777777" w:rsidR="00467549" w:rsidRPr="00816200" w:rsidRDefault="00220DEC">
      <w:pPr>
        <w:pStyle w:val="Compact"/>
        <w:numPr>
          <w:ilvl w:val="0"/>
          <w:numId w:val="36"/>
        </w:numPr>
        <w:rPr>
          <w:rFonts w:ascii="Arial" w:hAnsi="Arial" w:cs="Arial"/>
          <w:sz w:val="22"/>
          <w:szCs w:val="22"/>
        </w:rPr>
      </w:pPr>
      <w:r w:rsidRPr="00816200">
        <w:rPr>
          <w:rFonts w:ascii="Arial" w:hAnsi="Arial" w:cs="Arial"/>
          <w:sz w:val="22"/>
          <w:szCs w:val="22"/>
        </w:rPr>
        <w:t>Provide flexible open area suitable for multiple uses.</w:t>
      </w:r>
    </w:p>
    <w:p w14:paraId="59D4FCF4" w14:textId="77777777" w:rsidR="00467549" w:rsidRPr="00816200" w:rsidRDefault="00220DEC">
      <w:pPr>
        <w:pStyle w:val="Compact"/>
        <w:numPr>
          <w:ilvl w:val="0"/>
          <w:numId w:val="36"/>
        </w:numPr>
        <w:rPr>
          <w:rFonts w:ascii="Arial" w:hAnsi="Arial" w:cs="Arial"/>
          <w:sz w:val="22"/>
          <w:szCs w:val="22"/>
        </w:rPr>
      </w:pPr>
      <w:r w:rsidRPr="00816200">
        <w:rPr>
          <w:rFonts w:ascii="Arial" w:hAnsi="Arial" w:cs="Arial"/>
          <w:sz w:val="22"/>
          <w:szCs w:val="22"/>
        </w:rPr>
        <w:t>Consider shade, lighting, seating, water, and power if included in future phases.</w:t>
      </w:r>
    </w:p>
    <w:p w14:paraId="5AF911C1" w14:textId="77777777" w:rsidR="00467549" w:rsidRPr="00816200" w:rsidRDefault="00220DEC">
      <w:pPr>
        <w:pStyle w:val="Compact"/>
        <w:numPr>
          <w:ilvl w:val="0"/>
          <w:numId w:val="36"/>
        </w:numPr>
        <w:rPr>
          <w:rFonts w:ascii="Arial" w:hAnsi="Arial" w:cs="Arial"/>
          <w:sz w:val="22"/>
          <w:szCs w:val="22"/>
        </w:rPr>
      </w:pPr>
      <w:r w:rsidRPr="00816200">
        <w:rPr>
          <w:rFonts w:ascii="Arial" w:hAnsi="Arial" w:cs="Arial"/>
          <w:sz w:val="22"/>
          <w:szCs w:val="22"/>
        </w:rPr>
        <w:t>Coordinate surfacing, drainage, fencing, and gates for animal safety and event flexibility.</w:t>
      </w:r>
    </w:p>
    <w:p w14:paraId="202AEF48" w14:textId="77777777" w:rsidR="00467549" w:rsidRPr="00816200" w:rsidRDefault="00220DEC">
      <w:pPr>
        <w:pStyle w:val="Compact"/>
        <w:numPr>
          <w:ilvl w:val="0"/>
          <w:numId w:val="36"/>
        </w:numPr>
        <w:rPr>
          <w:rFonts w:ascii="Arial" w:hAnsi="Arial" w:cs="Arial"/>
          <w:sz w:val="22"/>
          <w:szCs w:val="22"/>
        </w:rPr>
      </w:pPr>
      <w:r w:rsidRPr="00816200">
        <w:rPr>
          <w:rFonts w:ascii="Arial" w:hAnsi="Arial" w:cs="Arial"/>
          <w:sz w:val="22"/>
          <w:szCs w:val="22"/>
        </w:rPr>
        <w:t>Design for future expansion if not included in Phase One.</w:t>
      </w:r>
    </w:p>
    <w:p w14:paraId="2A2A72A7" w14:textId="77777777" w:rsidR="00467549" w:rsidRPr="00816200" w:rsidRDefault="00220DEC">
      <w:pPr>
        <w:pStyle w:val="Heading1"/>
        <w:rPr>
          <w:rFonts w:ascii="Arial" w:hAnsi="Arial" w:cs="Arial"/>
          <w:sz w:val="22"/>
          <w:szCs w:val="22"/>
        </w:rPr>
      </w:pPr>
      <w:bookmarkStart w:id="138" w:name="h.-horticulture-shade-structure-area"/>
      <w:bookmarkEnd w:id="135"/>
      <w:bookmarkEnd w:id="137"/>
      <w:r w:rsidRPr="00816200">
        <w:rPr>
          <w:rFonts w:ascii="Arial" w:hAnsi="Arial" w:cs="Arial"/>
          <w:sz w:val="22"/>
          <w:szCs w:val="22"/>
        </w:rPr>
        <w:t>H. Horticulture / Shade Structure Area</w:t>
      </w:r>
    </w:p>
    <w:p w14:paraId="397D2DCF" w14:textId="77777777" w:rsidR="00467549" w:rsidRPr="00816200" w:rsidRDefault="00220DEC">
      <w:pPr>
        <w:pStyle w:val="Heading2"/>
        <w:rPr>
          <w:rFonts w:ascii="Arial" w:hAnsi="Arial" w:cs="Arial"/>
          <w:sz w:val="22"/>
          <w:szCs w:val="22"/>
        </w:rPr>
      </w:pPr>
      <w:bookmarkStart w:id="139" w:name="h.1-general-role"/>
      <w:r w:rsidRPr="00816200">
        <w:rPr>
          <w:rFonts w:ascii="Arial" w:hAnsi="Arial" w:cs="Arial"/>
          <w:sz w:val="22"/>
          <w:szCs w:val="22"/>
        </w:rPr>
        <w:t>H.1 General Role</w:t>
      </w:r>
    </w:p>
    <w:p w14:paraId="1253406F"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Provide a small, low-cost horticultural teaching area if supported by funding and final Owner priorities.</w:t>
      </w:r>
    </w:p>
    <w:p w14:paraId="1EDB9AD3" w14:textId="77777777" w:rsidR="00467549" w:rsidRPr="00816200" w:rsidRDefault="00220DEC">
      <w:pPr>
        <w:pStyle w:val="Heading2"/>
        <w:rPr>
          <w:rFonts w:ascii="Arial" w:hAnsi="Arial" w:cs="Arial"/>
          <w:sz w:val="22"/>
          <w:szCs w:val="22"/>
        </w:rPr>
      </w:pPr>
      <w:bookmarkStart w:id="140" w:name="h.2-criteria"/>
      <w:bookmarkEnd w:id="139"/>
      <w:r w:rsidRPr="00816200">
        <w:rPr>
          <w:rFonts w:ascii="Arial" w:hAnsi="Arial" w:cs="Arial"/>
          <w:sz w:val="22"/>
          <w:szCs w:val="22"/>
        </w:rPr>
        <w:t>H.2 Criteria</w:t>
      </w:r>
    </w:p>
    <w:p w14:paraId="69CF427A" w14:textId="77777777" w:rsidR="00467549" w:rsidRPr="00816200" w:rsidRDefault="00220DEC">
      <w:pPr>
        <w:pStyle w:val="Compact"/>
        <w:numPr>
          <w:ilvl w:val="0"/>
          <w:numId w:val="37"/>
        </w:numPr>
        <w:rPr>
          <w:rFonts w:ascii="Arial" w:hAnsi="Arial" w:cs="Arial"/>
          <w:sz w:val="22"/>
          <w:szCs w:val="22"/>
        </w:rPr>
      </w:pPr>
      <w:r w:rsidRPr="00816200">
        <w:rPr>
          <w:rFonts w:ascii="Arial" w:hAnsi="Arial" w:cs="Arial"/>
          <w:sz w:val="22"/>
          <w:szCs w:val="22"/>
        </w:rPr>
        <w:t>Use simple shade structure or similar low-cost covered area.</w:t>
      </w:r>
    </w:p>
    <w:p w14:paraId="4F363A81" w14:textId="77777777" w:rsidR="00467549" w:rsidRPr="00816200" w:rsidRDefault="00220DEC">
      <w:pPr>
        <w:pStyle w:val="Compact"/>
        <w:numPr>
          <w:ilvl w:val="0"/>
          <w:numId w:val="37"/>
        </w:numPr>
        <w:rPr>
          <w:rFonts w:ascii="Arial" w:hAnsi="Arial" w:cs="Arial"/>
          <w:sz w:val="22"/>
          <w:szCs w:val="22"/>
        </w:rPr>
      </w:pPr>
      <w:r w:rsidRPr="00816200">
        <w:rPr>
          <w:rFonts w:ascii="Arial" w:hAnsi="Arial" w:cs="Arial"/>
          <w:sz w:val="22"/>
          <w:szCs w:val="22"/>
        </w:rPr>
        <w:t>Support small-scale growing, demonstration, and teaching.</w:t>
      </w:r>
    </w:p>
    <w:p w14:paraId="3F1773C9" w14:textId="2ACDA3F2" w:rsidR="00467549" w:rsidRPr="006F3E23" w:rsidRDefault="00220DEC" w:rsidP="006F3E23">
      <w:pPr>
        <w:pStyle w:val="Compact"/>
        <w:numPr>
          <w:ilvl w:val="0"/>
          <w:numId w:val="37"/>
        </w:numPr>
        <w:rPr>
          <w:rFonts w:ascii="Arial" w:hAnsi="Arial" w:cs="Arial"/>
          <w:sz w:val="22"/>
          <w:szCs w:val="22"/>
        </w:rPr>
      </w:pPr>
      <w:r w:rsidRPr="00816200">
        <w:rPr>
          <w:rFonts w:ascii="Arial" w:hAnsi="Arial" w:cs="Arial"/>
          <w:sz w:val="22"/>
          <w:szCs w:val="22"/>
        </w:rPr>
        <w:t>Reserve room for future farming program expansion where feasible.</w:t>
      </w:r>
      <w:r w:rsidR="006F3E23" w:rsidRPr="006F3E23">
        <w:rPr>
          <w:rFonts w:ascii="Arial" w:hAnsi="Arial" w:cs="Arial"/>
          <w:sz w:val="22"/>
          <w:szCs w:val="22"/>
        </w:rPr>
        <w:t xml:space="preserve"> </w:t>
      </w:r>
      <w:r w:rsidR="006F3E23" w:rsidRPr="00816200">
        <w:rPr>
          <w:rFonts w:ascii="Arial" w:hAnsi="Arial" w:cs="Arial"/>
          <w:sz w:val="22"/>
          <w:szCs w:val="22"/>
        </w:rPr>
        <w:t>Do not allow horticulture scope to compromise the primary animal husbandry and Red House reuse goals in Phase One.</w:t>
      </w:r>
    </w:p>
    <w:p w14:paraId="01C1B2AD" w14:textId="77777777" w:rsidR="00467549" w:rsidRPr="00816200" w:rsidRDefault="00220DEC">
      <w:pPr>
        <w:pStyle w:val="Heading1"/>
        <w:rPr>
          <w:rFonts w:ascii="Arial" w:hAnsi="Arial" w:cs="Arial"/>
          <w:sz w:val="22"/>
          <w:szCs w:val="22"/>
        </w:rPr>
      </w:pPr>
      <w:bookmarkStart w:id="141" w:name="i.-kennel-ancillary-existing-structures"/>
      <w:bookmarkEnd w:id="138"/>
      <w:bookmarkEnd w:id="140"/>
      <w:r w:rsidRPr="00816200">
        <w:rPr>
          <w:rFonts w:ascii="Arial" w:hAnsi="Arial" w:cs="Arial"/>
          <w:sz w:val="22"/>
          <w:szCs w:val="22"/>
        </w:rPr>
        <w:t>I. Kennel / Ancillary Existing Structures</w:t>
      </w:r>
    </w:p>
    <w:p w14:paraId="7EF0435A" w14:textId="77777777" w:rsidR="00467549" w:rsidRPr="00816200" w:rsidRDefault="00220DEC">
      <w:pPr>
        <w:pStyle w:val="Heading2"/>
        <w:rPr>
          <w:rFonts w:ascii="Arial" w:hAnsi="Arial" w:cs="Arial"/>
          <w:sz w:val="22"/>
          <w:szCs w:val="22"/>
        </w:rPr>
      </w:pPr>
      <w:bookmarkStart w:id="142" w:name="i.1-general-role"/>
      <w:r w:rsidRPr="00816200">
        <w:rPr>
          <w:rFonts w:ascii="Arial" w:hAnsi="Arial" w:cs="Arial"/>
          <w:sz w:val="22"/>
          <w:szCs w:val="22"/>
        </w:rPr>
        <w:t>I.1 General Role</w:t>
      </w:r>
    </w:p>
    <w:p w14:paraId="6254CFDA"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Existing kennel and ancillary structures shall be evaluated for potential reuse, removal, or future support functions.</w:t>
      </w:r>
    </w:p>
    <w:p w14:paraId="6AB6CE36" w14:textId="77777777" w:rsidR="00467549" w:rsidRPr="00816200" w:rsidRDefault="00220DEC">
      <w:pPr>
        <w:pStyle w:val="Heading2"/>
        <w:rPr>
          <w:rFonts w:ascii="Arial" w:hAnsi="Arial" w:cs="Arial"/>
          <w:sz w:val="22"/>
          <w:szCs w:val="22"/>
        </w:rPr>
      </w:pPr>
      <w:bookmarkStart w:id="143" w:name="i.2-criteria"/>
      <w:bookmarkEnd w:id="142"/>
      <w:r w:rsidRPr="00816200">
        <w:rPr>
          <w:rFonts w:ascii="Arial" w:hAnsi="Arial" w:cs="Arial"/>
          <w:sz w:val="22"/>
          <w:szCs w:val="22"/>
        </w:rPr>
        <w:t>I.2 Criteria</w:t>
      </w:r>
    </w:p>
    <w:p w14:paraId="0211DCAA" w14:textId="77777777" w:rsidR="00467549" w:rsidRPr="00816200" w:rsidRDefault="00220DEC">
      <w:pPr>
        <w:pStyle w:val="Compact"/>
        <w:numPr>
          <w:ilvl w:val="0"/>
          <w:numId w:val="38"/>
        </w:numPr>
        <w:rPr>
          <w:rFonts w:ascii="Arial" w:hAnsi="Arial" w:cs="Arial"/>
          <w:sz w:val="22"/>
          <w:szCs w:val="22"/>
        </w:rPr>
      </w:pPr>
      <w:r w:rsidRPr="00816200">
        <w:rPr>
          <w:rFonts w:ascii="Arial" w:hAnsi="Arial" w:cs="Arial"/>
          <w:sz w:val="22"/>
          <w:szCs w:val="22"/>
        </w:rPr>
        <w:t>Confirm structural condition, code status, utilities, sanitation, and program value.</w:t>
      </w:r>
    </w:p>
    <w:p w14:paraId="024B2095" w14:textId="77777777" w:rsidR="00467549" w:rsidRPr="00816200" w:rsidRDefault="00220DEC">
      <w:pPr>
        <w:pStyle w:val="Compact"/>
        <w:numPr>
          <w:ilvl w:val="0"/>
          <w:numId w:val="38"/>
        </w:numPr>
        <w:rPr>
          <w:rFonts w:ascii="Arial" w:hAnsi="Arial" w:cs="Arial"/>
          <w:sz w:val="22"/>
          <w:szCs w:val="22"/>
        </w:rPr>
      </w:pPr>
      <w:r w:rsidRPr="00816200">
        <w:rPr>
          <w:rFonts w:ascii="Arial" w:hAnsi="Arial" w:cs="Arial"/>
          <w:sz w:val="22"/>
          <w:szCs w:val="22"/>
        </w:rPr>
        <w:t>Reuse only if the structure supports the program without creating maintenance, safety, pest, or animal welfare concerns.</w:t>
      </w:r>
    </w:p>
    <w:p w14:paraId="172D97CD" w14:textId="77777777" w:rsidR="00467549" w:rsidRPr="00816200" w:rsidRDefault="00220DEC">
      <w:pPr>
        <w:pStyle w:val="Compact"/>
        <w:numPr>
          <w:ilvl w:val="0"/>
          <w:numId w:val="38"/>
        </w:numPr>
        <w:rPr>
          <w:rFonts w:ascii="Arial" w:hAnsi="Arial" w:cs="Arial"/>
          <w:sz w:val="22"/>
          <w:szCs w:val="22"/>
        </w:rPr>
      </w:pPr>
      <w:r w:rsidRPr="00816200">
        <w:rPr>
          <w:rFonts w:ascii="Arial" w:hAnsi="Arial" w:cs="Arial"/>
          <w:sz w:val="22"/>
          <w:szCs w:val="22"/>
        </w:rPr>
        <w:t>Potential uses may include storage, quarantine support, maintenance, or removal for site clarity.</w:t>
      </w:r>
    </w:p>
    <w:p w14:paraId="4B254944" w14:textId="77777777" w:rsidR="00467549" w:rsidRPr="00816200" w:rsidRDefault="00220DEC">
      <w:pPr>
        <w:pStyle w:val="Heading1"/>
        <w:rPr>
          <w:rFonts w:ascii="Arial" w:hAnsi="Arial" w:cs="Arial"/>
          <w:sz w:val="22"/>
          <w:szCs w:val="22"/>
        </w:rPr>
      </w:pPr>
      <w:bookmarkStart w:id="144" w:name="j.-site-infrastructure-and-support-areas"/>
      <w:bookmarkEnd w:id="141"/>
      <w:bookmarkEnd w:id="143"/>
      <w:r w:rsidRPr="00816200">
        <w:rPr>
          <w:rFonts w:ascii="Arial" w:hAnsi="Arial" w:cs="Arial"/>
          <w:sz w:val="22"/>
          <w:szCs w:val="22"/>
        </w:rPr>
        <w:t>J. Site Infrastructure and Support Areas</w:t>
      </w:r>
    </w:p>
    <w:p w14:paraId="707897F3" w14:textId="77777777" w:rsidR="00467549" w:rsidRPr="00816200" w:rsidRDefault="00220DEC">
      <w:pPr>
        <w:pStyle w:val="Heading2"/>
        <w:rPr>
          <w:rFonts w:ascii="Arial" w:hAnsi="Arial" w:cs="Arial"/>
          <w:sz w:val="22"/>
          <w:szCs w:val="22"/>
        </w:rPr>
      </w:pPr>
      <w:bookmarkStart w:id="145" w:name="j.1-vehicular-entry-trailer-access"/>
      <w:r w:rsidRPr="00816200">
        <w:rPr>
          <w:rFonts w:ascii="Arial" w:hAnsi="Arial" w:cs="Arial"/>
          <w:sz w:val="22"/>
          <w:szCs w:val="22"/>
        </w:rPr>
        <w:t>J.1 Vehicular Entry / Trailer Access</w:t>
      </w:r>
    </w:p>
    <w:p w14:paraId="5D6A42A2" w14:textId="77777777" w:rsidR="00467549" w:rsidRPr="00816200" w:rsidRDefault="00220DEC">
      <w:pPr>
        <w:pStyle w:val="Heading3"/>
        <w:rPr>
          <w:rFonts w:ascii="Arial" w:hAnsi="Arial" w:cs="Arial"/>
          <w:sz w:val="22"/>
          <w:szCs w:val="22"/>
        </w:rPr>
      </w:pPr>
      <w:bookmarkStart w:id="146" w:name="criteria-22"/>
      <w:r w:rsidRPr="00816200">
        <w:rPr>
          <w:rFonts w:ascii="Arial" w:hAnsi="Arial" w:cs="Arial"/>
          <w:sz w:val="22"/>
          <w:szCs w:val="22"/>
        </w:rPr>
        <w:t>Criteria</w:t>
      </w:r>
    </w:p>
    <w:p w14:paraId="508B1658" w14:textId="77777777" w:rsidR="00467549" w:rsidRPr="00816200" w:rsidRDefault="00220DEC">
      <w:pPr>
        <w:pStyle w:val="Compact"/>
        <w:numPr>
          <w:ilvl w:val="0"/>
          <w:numId w:val="39"/>
        </w:numPr>
        <w:rPr>
          <w:rFonts w:ascii="Arial" w:hAnsi="Arial" w:cs="Arial"/>
          <w:sz w:val="22"/>
          <w:szCs w:val="22"/>
        </w:rPr>
      </w:pPr>
      <w:r w:rsidRPr="00816200">
        <w:rPr>
          <w:rFonts w:ascii="Arial" w:hAnsi="Arial" w:cs="Arial"/>
          <w:sz w:val="22"/>
          <w:szCs w:val="22"/>
        </w:rPr>
        <w:t>Provide controlled vehicular access.</w:t>
      </w:r>
    </w:p>
    <w:p w14:paraId="02E5117A" w14:textId="77777777" w:rsidR="00467549" w:rsidRPr="00816200" w:rsidRDefault="00220DEC">
      <w:pPr>
        <w:pStyle w:val="Compact"/>
        <w:numPr>
          <w:ilvl w:val="0"/>
          <w:numId w:val="39"/>
        </w:numPr>
        <w:rPr>
          <w:rFonts w:ascii="Arial" w:hAnsi="Arial" w:cs="Arial"/>
          <w:sz w:val="22"/>
          <w:szCs w:val="22"/>
        </w:rPr>
      </w:pPr>
      <w:r w:rsidRPr="00816200">
        <w:rPr>
          <w:rFonts w:ascii="Arial" w:hAnsi="Arial" w:cs="Arial"/>
          <w:sz w:val="22"/>
          <w:szCs w:val="22"/>
        </w:rPr>
        <w:t>Provide adequate turning and staging for trailers.</w:t>
      </w:r>
    </w:p>
    <w:p w14:paraId="28DC3131" w14:textId="77777777" w:rsidR="00467549" w:rsidRPr="00816200" w:rsidRDefault="00220DEC">
      <w:pPr>
        <w:pStyle w:val="Compact"/>
        <w:numPr>
          <w:ilvl w:val="0"/>
          <w:numId w:val="39"/>
        </w:numPr>
        <w:rPr>
          <w:rFonts w:ascii="Arial" w:hAnsi="Arial" w:cs="Arial"/>
          <w:sz w:val="22"/>
          <w:szCs w:val="22"/>
        </w:rPr>
      </w:pPr>
      <w:r w:rsidRPr="00816200">
        <w:rPr>
          <w:rFonts w:ascii="Arial" w:hAnsi="Arial" w:cs="Arial"/>
          <w:sz w:val="22"/>
          <w:szCs w:val="22"/>
        </w:rPr>
        <w:t>Consider paving for full trailer staging length on both sides of gate if feasible.</w:t>
      </w:r>
    </w:p>
    <w:p w14:paraId="2257DD4D" w14:textId="473821A9" w:rsidR="00467549" w:rsidRPr="00816200" w:rsidRDefault="00220DEC">
      <w:pPr>
        <w:pStyle w:val="Compact"/>
        <w:numPr>
          <w:ilvl w:val="0"/>
          <w:numId w:val="39"/>
        </w:numPr>
        <w:rPr>
          <w:rFonts w:ascii="Arial" w:hAnsi="Arial" w:cs="Arial"/>
          <w:sz w:val="22"/>
          <w:szCs w:val="22"/>
        </w:rPr>
      </w:pPr>
      <w:r w:rsidRPr="00816200">
        <w:rPr>
          <w:rFonts w:ascii="Arial" w:hAnsi="Arial" w:cs="Arial"/>
          <w:sz w:val="22"/>
          <w:szCs w:val="22"/>
        </w:rPr>
        <w:t xml:space="preserve">Provide </w:t>
      </w:r>
      <w:r w:rsidR="006F3E23">
        <w:rPr>
          <w:rFonts w:ascii="Arial" w:hAnsi="Arial" w:cs="Arial"/>
          <w:sz w:val="22"/>
          <w:szCs w:val="22"/>
        </w:rPr>
        <w:t xml:space="preserve">convenient </w:t>
      </w:r>
      <w:r w:rsidRPr="00816200">
        <w:rPr>
          <w:rFonts w:ascii="Arial" w:hAnsi="Arial" w:cs="Arial"/>
          <w:sz w:val="22"/>
          <w:szCs w:val="22"/>
        </w:rPr>
        <w:t>service access to barns, dumpster, feed delivery, maintenance, and emergency vehicles.</w:t>
      </w:r>
    </w:p>
    <w:p w14:paraId="1FD19BCE" w14:textId="77777777" w:rsidR="00467549" w:rsidRPr="00816200" w:rsidRDefault="00220DEC">
      <w:pPr>
        <w:pStyle w:val="Compact"/>
        <w:numPr>
          <w:ilvl w:val="0"/>
          <w:numId w:val="39"/>
        </w:numPr>
        <w:rPr>
          <w:rFonts w:ascii="Arial" w:hAnsi="Arial" w:cs="Arial"/>
          <w:sz w:val="22"/>
          <w:szCs w:val="22"/>
        </w:rPr>
      </w:pPr>
      <w:r w:rsidRPr="00816200">
        <w:rPr>
          <w:rFonts w:ascii="Arial" w:hAnsi="Arial" w:cs="Arial"/>
          <w:sz w:val="22"/>
          <w:szCs w:val="22"/>
        </w:rPr>
        <w:t>Maintain or improve existing access drive where feasible.</w:t>
      </w:r>
    </w:p>
    <w:p w14:paraId="4752F697" w14:textId="77777777" w:rsidR="00467549" w:rsidRPr="00816200" w:rsidRDefault="00220DEC">
      <w:pPr>
        <w:pStyle w:val="Heading2"/>
        <w:rPr>
          <w:rFonts w:ascii="Arial" w:hAnsi="Arial" w:cs="Arial"/>
          <w:sz w:val="22"/>
          <w:szCs w:val="22"/>
        </w:rPr>
      </w:pPr>
      <w:bookmarkStart w:id="147" w:name="j.2-parking"/>
      <w:bookmarkEnd w:id="145"/>
      <w:bookmarkEnd w:id="146"/>
      <w:r w:rsidRPr="00816200">
        <w:rPr>
          <w:rFonts w:ascii="Arial" w:hAnsi="Arial" w:cs="Arial"/>
          <w:sz w:val="22"/>
          <w:szCs w:val="22"/>
        </w:rPr>
        <w:t>J.2 Parking</w:t>
      </w:r>
    </w:p>
    <w:p w14:paraId="54CAE701" w14:textId="77777777" w:rsidR="00467549" w:rsidRPr="00816200" w:rsidRDefault="00220DEC">
      <w:pPr>
        <w:pStyle w:val="Heading3"/>
        <w:rPr>
          <w:rFonts w:ascii="Arial" w:hAnsi="Arial" w:cs="Arial"/>
          <w:sz w:val="22"/>
          <w:szCs w:val="22"/>
        </w:rPr>
      </w:pPr>
      <w:bookmarkStart w:id="148" w:name="criteria-23"/>
      <w:r w:rsidRPr="00816200">
        <w:rPr>
          <w:rFonts w:ascii="Arial" w:hAnsi="Arial" w:cs="Arial"/>
          <w:sz w:val="22"/>
          <w:szCs w:val="22"/>
        </w:rPr>
        <w:t>Criteria</w:t>
      </w:r>
    </w:p>
    <w:p w14:paraId="070CFDA3" w14:textId="77777777" w:rsidR="00467549" w:rsidRPr="00816200" w:rsidRDefault="00220DEC">
      <w:pPr>
        <w:pStyle w:val="Compact"/>
        <w:numPr>
          <w:ilvl w:val="0"/>
          <w:numId w:val="40"/>
        </w:numPr>
        <w:rPr>
          <w:rFonts w:ascii="Arial" w:hAnsi="Arial" w:cs="Arial"/>
          <w:sz w:val="22"/>
          <w:szCs w:val="22"/>
        </w:rPr>
      </w:pPr>
      <w:r w:rsidRPr="00816200">
        <w:rPr>
          <w:rFonts w:ascii="Arial" w:hAnsi="Arial" w:cs="Arial"/>
          <w:sz w:val="22"/>
          <w:szCs w:val="22"/>
        </w:rPr>
        <w:t>Provide parking for staff, visitors, volunteers, meetings, and training events.</w:t>
      </w:r>
    </w:p>
    <w:p w14:paraId="186B1BC0" w14:textId="77777777" w:rsidR="00467549" w:rsidRPr="00816200" w:rsidRDefault="00220DEC">
      <w:pPr>
        <w:pStyle w:val="Compact"/>
        <w:numPr>
          <w:ilvl w:val="0"/>
          <w:numId w:val="40"/>
        </w:numPr>
        <w:rPr>
          <w:rFonts w:ascii="Arial" w:hAnsi="Arial" w:cs="Arial"/>
          <w:sz w:val="22"/>
          <w:szCs w:val="22"/>
        </w:rPr>
      </w:pPr>
      <w:r w:rsidRPr="00816200">
        <w:rPr>
          <w:rFonts w:ascii="Arial" w:hAnsi="Arial" w:cs="Arial"/>
          <w:sz w:val="22"/>
          <w:szCs w:val="22"/>
        </w:rPr>
        <w:t>Confirm existing parking status and zoning/code requirements.</w:t>
      </w:r>
    </w:p>
    <w:p w14:paraId="60145DCE" w14:textId="77777777" w:rsidR="00467549" w:rsidRPr="00816200" w:rsidRDefault="00220DEC">
      <w:pPr>
        <w:pStyle w:val="Compact"/>
        <w:numPr>
          <w:ilvl w:val="0"/>
          <w:numId w:val="40"/>
        </w:numPr>
        <w:rPr>
          <w:rFonts w:ascii="Arial" w:hAnsi="Arial" w:cs="Arial"/>
          <w:sz w:val="22"/>
          <w:szCs w:val="22"/>
        </w:rPr>
      </w:pPr>
      <w:r w:rsidRPr="00816200">
        <w:rPr>
          <w:rFonts w:ascii="Arial" w:hAnsi="Arial" w:cs="Arial"/>
          <w:sz w:val="22"/>
          <w:szCs w:val="22"/>
        </w:rPr>
        <w:t>Locate parking to avoid conflict with trailer circulation and animal movement.</w:t>
      </w:r>
    </w:p>
    <w:p w14:paraId="085F8580" w14:textId="77777777" w:rsidR="00467549" w:rsidRDefault="00220DEC">
      <w:pPr>
        <w:pStyle w:val="Compact"/>
        <w:numPr>
          <w:ilvl w:val="0"/>
          <w:numId w:val="40"/>
        </w:numPr>
        <w:rPr>
          <w:ins w:id="149" w:author="Byron, Lee Hayes" w:date="2026-06-30T09:45:00Z" w16du:dateUtc="2026-06-30T13:45:00Z"/>
          <w:rFonts w:ascii="Arial" w:hAnsi="Arial" w:cs="Arial"/>
          <w:sz w:val="22"/>
          <w:szCs w:val="22"/>
        </w:rPr>
      </w:pPr>
      <w:r w:rsidRPr="00816200">
        <w:rPr>
          <w:rFonts w:ascii="Arial" w:hAnsi="Arial" w:cs="Arial"/>
          <w:sz w:val="22"/>
          <w:szCs w:val="22"/>
        </w:rPr>
        <w:t>Provide accessible parking and accessible route to the Red House.</w:t>
      </w:r>
    </w:p>
    <w:p w14:paraId="1B1B26A5" w14:textId="1C16ACCF" w:rsidR="00DE5813" w:rsidRPr="00816200" w:rsidRDefault="00DE5813">
      <w:pPr>
        <w:pStyle w:val="Compact"/>
        <w:numPr>
          <w:ilvl w:val="0"/>
          <w:numId w:val="40"/>
        </w:numPr>
        <w:rPr>
          <w:rFonts w:ascii="Arial" w:hAnsi="Arial" w:cs="Arial"/>
          <w:sz w:val="22"/>
          <w:szCs w:val="22"/>
        </w:rPr>
      </w:pPr>
      <w:ins w:id="150" w:author="Byron, Lee Hayes" w:date="2026-06-30T09:45:00Z" w16du:dateUtc="2026-06-30T13:45:00Z">
        <w:r>
          <w:rPr>
            <w:rFonts w:ascii="Arial" w:hAnsi="Arial" w:cs="Arial"/>
            <w:sz w:val="22"/>
            <w:szCs w:val="22"/>
          </w:rPr>
          <w:t>Maintain permeability wherever p</w:t>
        </w:r>
      </w:ins>
      <w:ins w:id="151" w:author="Byron, Lee Hayes" w:date="2026-06-30T09:46:00Z" w16du:dateUtc="2026-06-30T13:46:00Z">
        <w:r w:rsidR="00155795">
          <w:rPr>
            <w:rFonts w:ascii="Arial" w:hAnsi="Arial" w:cs="Arial"/>
            <w:sz w:val="22"/>
            <w:szCs w:val="22"/>
          </w:rPr>
          <w:t>ractical, recognizing high-use, high-weight vehicles may need more stable</w:t>
        </w:r>
        <w:r w:rsidR="000C2ECF">
          <w:rPr>
            <w:rFonts w:ascii="Arial" w:hAnsi="Arial" w:cs="Arial"/>
            <w:sz w:val="22"/>
            <w:szCs w:val="22"/>
          </w:rPr>
          <w:t xml:space="preserve"> infrastructure. </w:t>
        </w:r>
      </w:ins>
    </w:p>
    <w:p w14:paraId="539134EC" w14:textId="77777777" w:rsidR="00467549" w:rsidRPr="00816200" w:rsidRDefault="00220DEC">
      <w:pPr>
        <w:pStyle w:val="Heading2"/>
        <w:rPr>
          <w:rFonts w:ascii="Arial" w:hAnsi="Arial" w:cs="Arial"/>
          <w:sz w:val="22"/>
          <w:szCs w:val="22"/>
        </w:rPr>
      </w:pPr>
      <w:bookmarkStart w:id="152" w:name="j.3-dumpster-waste-manure-management"/>
      <w:bookmarkEnd w:id="147"/>
      <w:bookmarkEnd w:id="148"/>
      <w:r w:rsidRPr="00816200">
        <w:rPr>
          <w:rFonts w:ascii="Arial" w:hAnsi="Arial" w:cs="Arial"/>
          <w:sz w:val="22"/>
          <w:szCs w:val="22"/>
        </w:rPr>
        <w:t>J.3 Dumpster / Waste / Manure Management</w:t>
      </w:r>
    </w:p>
    <w:p w14:paraId="04A82F22" w14:textId="77777777" w:rsidR="00467549" w:rsidRPr="00816200" w:rsidRDefault="00220DEC">
      <w:pPr>
        <w:pStyle w:val="Heading3"/>
        <w:rPr>
          <w:rFonts w:ascii="Arial" w:hAnsi="Arial" w:cs="Arial"/>
          <w:sz w:val="22"/>
          <w:szCs w:val="22"/>
        </w:rPr>
      </w:pPr>
      <w:bookmarkStart w:id="153" w:name="criteria-24"/>
      <w:r w:rsidRPr="00816200">
        <w:rPr>
          <w:rFonts w:ascii="Arial" w:hAnsi="Arial" w:cs="Arial"/>
          <w:sz w:val="22"/>
          <w:szCs w:val="22"/>
        </w:rPr>
        <w:t>Criteria</w:t>
      </w:r>
    </w:p>
    <w:p w14:paraId="4324E652" w14:textId="77777777" w:rsidR="00467549" w:rsidRPr="00816200" w:rsidRDefault="00220DEC">
      <w:pPr>
        <w:pStyle w:val="Compact"/>
        <w:numPr>
          <w:ilvl w:val="0"/>
          <w:numId w:val="41"/>
        </w:numPr>
        <w:rPr>
          <w:rFonts w:ascii="Arial" w:hAnsi="Arial" w:cs="Arial"/>
          <w:sz w:val="22"/>
          <w:szCs w:val="22"/>
        </w:rPr>
      </w:pPr>
      <w:r w:rsidRPr="00816200">
        <w:rPr>
          <w:rFonts w:ascii="Arial" w:hAnsi="Arial" w:cs="Arial"/>
          <w:sz w:val="22"/>
          <w:szCs w:val="22"/>
        </w:rPr>
        <w:t>Provide service access to dumpster and waste areas.</w:t>
      </w:r>
    </w:p>
    <w:p w14:paraId="79A4AFC0" w14:textId="77777777" w:rsidR="00467549" w:rsidRPr="00816200" w:rsidRDefault="00220DEC">
      <w:pPr>
        <w:pStyle w:val="Compact"/>
        <w:numPr>
          <w:ilvl w:val="0"/>
          <w:numId w:val="41"/>
        </w:numPr>
        <w:rPr>
          <w:rFonts w:ascii="Arial" w:hAnsi="Arial" w:cs="Arial"/>
          <w:sz w:val="22"/>
          <w:szCs w:val="22"/>
        </w:rPr>
      </w:pPr>
      <w:r w:rsidRPr="00816200">
        <w:rPr>
          <w:rFonts w:ascii="Arial" w:hAnsi="Arial" w:cs="Arial"/>
          <w:sz w:val="22"/>
          <w:szCs w:val="22"/>
        </w:rPr>
        <w:t>Locate waste storage away from public entry and sensitive environmental areas.</w:t>
      </w:r>
    </w:p>
    <w:p w14:paraId="3DF76265" w14:textId="77777777" w:rsidR="00467549" w:rsidRPr="00816200" w:rsidRDefault="00220DEC">
      <w:pPr>
        <w:pStyle w:val="Compact"/>
        <w:numPr>
          <w:ilvl w:val="0"/>
          <w:numId w:val="41"/>
        </w:numPr>
        <w:rPr>
          <w:rFonts w:ascii="Arial" w:hAnsi="Arial" w:cs="Arial"/>
          <w:sz w:val="22"/>
          <w:szCs w:val="22"/>
        </w:rPr>
      </w:pPr>
      <w:r w:rsidRPr="00816200">
        <w:rPr>
          <w:rFonts w:ascii="Arial" w:hAnsi="Arial" w:cs="Arial"/>
          <w:sz w:val="22"/>
          <w:szCs w:val="22"/>
        </w:rPr>
        <w:t>Provide manure/bedding handling strategy appropriate to animal operations, water quality, pest control, and County requirements.</w:t>
      </w:r>
    </w:p>
    <w:p w14:paraId="56868A17" w14:textId="77777777" w:rsidR="00467549" w:rsidRDefault="00220DEC">
      <w:pPr>
        <w:pStyle w:val="Compact"/>
        <w:numPr>
          <w:ilvl w:val="0"/>
          <w:numId w:val="41"/>
        </w:numPr>
        <w:rPr>
          <w:ins w:id="154" w:author="Byron, Lee Hayes" w:date="2026-06-30T09:46:00Z" w16du:dateUtc="2026-06-30T13:46:00Z"/>
          <w:rFonts w:ascii="Arial" w:hAnsi="Arial" w:cs="Arial"/>
          <w:sz w:val="22"/>
          <w:szCs w:val="22"/>
        </w:rPr>
      </w:pPr>
      <w:r w:rsidRPr="00816200">
        <w:rPr>
          <w:rFonts w:ascii="Arial" w:hAnsi="Arial" w:cs="Arial"/>
          <w:sz w:val="22"/>
          <w:szCs w:val="22"/>
        </w:rPr>
        <w:t>Maintain clean site practices to reduce rodents, insects, odors, and nuisance conditions.</w:t>
      </w:r>
    </w:p>
    <w:p w14:paraId="398E086D" w14:textId="13725EA1" w:rsidR="000C2ECF" w:rsidRPr="00816200" w:rsidRDefault="000C2ECF">
      <w:pPr>
        <w:pStyle w:val="Compact"/>
        <w:numPr>
          <w:ilvl w:val="0"/>
          <w:numId w:val="41"/>
        </w:numPr>
        <w:rPr>
          <w:rFonts w:ascii="Arial" w:hAnsi="Arial" w:cs="Arial"/>
          <w:sz w:val="22"/>
          <w:szCs w:val="22"/>
        </w:rPr>
      </w:pPr>
      <w:ins w:id="155" w:author="Byron, Lee Hayes" w:date="2026-06-30T09:46:00Z" w16du:dateUtc="2026-06-30T13:46:00Z">
        <w:r>
          <w:rPr>
            <w:rFonts w:ascii="Arial" w:hAnsi="Arial" w:cs="Arial"/>
            <w:sz w:val="22"/>
            <w:szCs w:val="22"/>
          </w:rPr>
          <w:t>Set aside space for composting area</w:t>
        </w:r>
      </w:ins>
      <w:ins w:id="156" w:author="Byron, Lee Hayes" w:date="2026-06-30T09:47:00Z" w16du:dateUtc="2026-06-30T13:47:00Z">
        <w:r>
          <w:rPr>
            <w:rFonts w:ascii="Arial" w:hAnsi="Arial" w:cs="Arial"/>
            <w:sz w:val="22"/>
            <w:szCs w:val="22"/>
          </w:rPr>
          <w:t xml:space="preserve">. </w:t>
        </w:r>
      </w:ins>
    </w:p>
    <w:p w14:paraId="026C868D" w14:textId="77777777" w:rsidR="00467549" w:rsidRPr="00816200" w:rsidRDefault="00220DEC">
      <w:pPr>
        <w:pStyle w:val="Heading2"/>
        <w:rPr>
          <w:rFonts w:ascii="Arial" w:hAnsi="Arial" w:cs="Arial"/>
          <w:sz w:val="22"/>
          <w:szCs w:val="22"/>
        </w:rPr>
      </w:pPr>
      <w:bookmarkStart w:id="157" w:name="j.4-utilities"/>
      <w:bookmarkEnd w:id="152"/>
      <w:bookmarkEnd w:id="153"/>
      <w:r w:rsidRPr="00816200">
        <w:rPr>
          <w:rFonts w:ascii="Arial" w:hAnsi="Arial" w:cs="Arial"/>
          <w:sz w:val="22"/>
          <w:szCs w:val="22"/>
        </w:rPr>
        <w:t>J.4 Utilities</w:t>
      </w:r>
    </w:p>
    <w:p w14:paraId="18727BCF" w14:textId="77777777" w:rsidR="00467549" w:rsidRPr="00816200" w:rsidRDefault="00220DEC">
      <w:pPr>
        <w:pStyle w:val="Heading3"/>
        <w:rPr>
          <w:rFonts w:ascii="Arial" w:hAnsi="Arial" w:cs="Arial"/>
          <w:sz w:val="22"/>
          <w:szCs w:val="22"/>
        </w:rPr>
      </w:pPr>
      <w:bookmarkStart w:id="158" w:name="criteria-25"/>
      <w:r w:rsidRPr="00816200">
        <w:rPr>
          <w:rFonts w:ascii="Arial" w:hAnsi="Arial" w:cs="Arial"/>
          <w:sz w:val="22"/>
          <w:szCs w:val="22"/>
        </w:rPr>
        <w:t>Criteria</w:t>
      </w:r>
    </w:p>
    <w:p w14:paraId="7B046A99" w14:textId="77777777" w:rsidR="00467549" w:rsidRPr="00816200" w:rsidRDefault="00220DEC">
      <w:pPr>
        <w:pStyle w:val="Compact"/>
        <w:numPr>
          <w:ilvl w:val="0"/>
          <w:numId w:val="42"/>
        </w:numPr>
        <w:rPr>
          <w:rFonts w:ascii="Arial" w:hAnsi="Arial" w:cs="Arial"/>
          <w:sz w:val="22"/>
          <w:szCs w:val="22"/>
        </w:rPr>
      </w:pPr>
      <w:r w:rsidRPr="00816200">
        <w:rPr>
          <w:rFonts w:ascii="Arial" w:hAnsi="Arial" w:cs="Arial"/>
          <w:sz w:val="22"/>
          <w:szCs w:val="22"/>
        </w:rPr>
        <w:t>Confirm potable water, sanitary sewer or septic, reclaimed water, FPL, fiber/telecom, and other utility availability.</w:t>
      </w:r>
    </w:p>
    <w:p w14:paraId="737A5B7A" w14:textId="77777777" w:rsidR="00467549" w:rsidRPr="00816200" w:rsidRDefault="00220DEC">
      <w:pPr>
        <w:pStyle w:val="Compact"/>
        <w:numPr>
          <w:ilvl w:val="0"/>
          <w:numId w:val="42"/>
        </w:numPr>
        <w:rPr>
          <w:rFonts w:ascii="Arial" w:hAnsi="Arial" w:cs="Arial"/>
          <w:sz w:val="22"/>
          <w:szCs w:val="22"/>
        </w:rPr>
      </w:pPr>
      <w:r w:rsidRPr="00816200">
        <w:rPr>
          <w:rFonts w:ascii="Arial" w:hAnsi="Arial" w:cs="Arial"/>
          <w:sz w:val="22"/>
          <w:szCs w:val="22"/>
        </w:rPr>
        <w:t>Confirm well condition and capacity.</w:t>
      </w:r>
    </w:p>
    <w:p w14:paraId="381446BD" w14:textId="77777777" w:rsidR="00467549" w:rsidRPr="00816200" w:rsidRDefault="00220DEC">
      <w:pPr>
        <w:pStyle w:val="Compact"/>
        <w:numPr>
          <w:ilvl w:val="0"/>
          <w:numId w:val="42"/>
        </w:numPr>
        <w:rPr>
          <w:rFonts w:ascii="Arial" w:hAnsi="Arial" w:cs="Arial"/>
          <w:sz w:val="22"/>
          <w:szCs w:val="22"/>
        </w:rPr>
      </w:pPr>
      <w:r w:rsidRPr="00816200">
        <w:rPr>
          <w:rFonts w:ascii="Arial" w:hAnsi="Arial" w:cs="Arial"/>
          <w:sz w:val="22"/>
          <w:szCs w:val="22"/>
        </w:rPr>
        <w:t>Confirm septic tank and drain field location, capacity, and suitability for proposed occupancy and kitchen use.</w:t>
      </w:r>
    </w:p>
    <w:p w14:paraId="7CEA9E64" w14:textId="2E90706C" w:rsidR="00467549" w:rsidRPr="00816200" w:rsidRDefault="00220DEC">
      <w:pPr>
        <w:pStyle w:val="Compact"/>
        <w:numPr>
          <w:ilvl w:val="0"/>
          <w:numId w:val="42"/>
        </w:numPr>
        <w:rPr>
          <w:rFonts w:ascii="Arial" w:hAnsi="Arial" w:cs="Arial"/>
          <w:sz w:val="22"/>
          <w:szCs w:val="22"/>
        </w:rPr>
      </w:pPr>
      <w:r w:rsidRPr="00816200">
        <w:rPr>
          <w:rFonts w:ascii="Arial" w:hAnsi="Arial" w:cs="Arial"/>
          <w:sz w:val="22"/>
          <w:szCs w:val="22"/>
        </w:rPr>
        <w:t>Provide power and water to animal-care structures as required for Phase One operation</w:t>
      </w:r>
      <w:ins w:id="159" w:author="Byron, Lee Hayes" w:date="2026-06-30T09:47:00Z" w16du:dateUtc="2026-06-30T13:47:00Z">
        <w:r w:rsidR="00045F2C">
          <w:rPr>
            <w:rFonts w:ascii="Arial" w:hAnsi="Arial" w:cs="Arial"/>
            <w:sz w:val="22"/>
            <w:szCs w:val="22"/>
          </w:rPr>
          <w:t>; design infrastructure with future phases in mind</w:t>
        </w:r>
      </w:ins>
      <w:r w:rsidRPr="00816200">
        <w:rPr>
          <w:rFonts w:ascii="Arial" w:hAnsi="Arial" w:cs="Arial"/>
          <w:sz w:val="22"/>
          <w:szCs w:val="22"/>
        </w:rPr>
        <w:t>.</w:t>
      </w:r>
    </w:p>
    <w:p w14:paraId="4FCB6B72" w14:textId="77777777" w:rsidR="00467549" w:rsidRPr="00816200" w:rsidRDefault="00220DEC">
      <w:pPr>
        <w:pStyle w:val="Compact"/>
        <w:numPr>
          <w:ilvl w:val="0"/>
          <w:numId w:val="42"/>
        </w:numPr>
        <w:rPr>
          <w:rFonts w:ascii="Arial" w:hAnsi="Arial" w:cs="Arial"/>
          <w:sz w:val="22"/>
          <w:szCs w:val="22"/>
        </w:rPr>
      </w:pPr>
      <w:r w:rsidRPr="00816200">
        <w:rPr>
          <w:rFonts w:ascii="Arial" w:hAnsi="Arial" w:cs="Arial"/>
          <w:sz w:val="22"/>
          <w:szCs w:val="22"/>
        </w:rPr>
        <w:t>Coordinate exterior lighting, security, cameras, and network infrastructure with County standards.</w:t>
      </w:r>
    </w:p>
    <w:p w14:paraId="49E5DDD6" w14:textId="77777777" w:rsidR="00467549" w:rsidRPr="00816200" w:rsidRDefault="00220DEC">
      <w:pPr>
        <w:pStyle w:val="Heading2"/>
        <w:rPr>
          <w:rFonts w:ascii="Arial" w:hAnsi="Arial" w:cs="Arial"/>
          <w:sz w:val="22"/>
          <w:szCs w:val="22"/>
        </w:rPr>
      </w:pPr>
      <w:bookmarkStart w:id="160" w:name="j.5-stormwater-and-drainage"/>
      <w:bookmarkEnd w:id="157"/>
      <w:bookmarkEnd w:id="158"/>
      <w:r w:rsidRPr="00816200">
        <w:rPr>
          <w:rFonts w:ascii="Arial" w:hAnsi="Arial" w:cs="Arial"/>
          <w:sz w:val="22"/>
          <w:szCs w:val="22"/>
        </w:rPr>
        <w:t>J.5 Stormwater and Drainage</w:t>
      </w:r>
    </w:p>
    <w:p w14:paraId="127C4A63" w14:textId="77777777" w:rsidR="00467549" w:rsidRPr="00816200" w:rsidRDefault="00220DEC">
      <w:pPr>
        <w:pStyle w:val="Heading3"/>
        <w:rPr>
          <w:rFonts w:ascii="Arial" w:hAnsi="Arial" w:cs="Arial"/>
          <w:sz w:val="22"/>
          <w:szCs w:val="22"/>
        </w:rPr>
      </w:pPr>
      <w:bookmarkStart w:id="161" w:name="criteria-26"/>
      <w:r w:rsidRPr="00816200">
        <w:rPr>
          <w:rFonts w:ascii="Arial" w:hAnsi="Arial" w:cs="Arial"/>
          <w:sz w:val="22"/>
          <w:szCs w:val="22"/>
        </w:rPr>
        <w:t>Criteria</w:t>
      </w:r>
    </w:p>
    <w:p w14:paraId="453E842B" w14:textId="77777777" w:rsidR="00467549" w:rsidRPr="00816200" w:rsidRDefault="00220DEC">
      <w:pPr>
        <w:pStyle w:val="Compact"/>
        <w:numPr>
          <w:ilvl w:val="0"/>
          <w:numId w:val="43"/>
        </w:numPr>
        <w:rPr>
          <w:rFonts w:ascii="Arial" w:hAnsi="Arial" w:cs="Arial"/>
          <w:sz w:val="22"/>
          <w:szCs w:val="22"/>
        </w:rPr>
      </w:pPr>
      <w:r w:rsidRPr="00816200">
        <w:rPr>
          <w:rFonts w:ascii="Arial" w:hAnsi="Arial" w:cs="Arial"/>
          <w:sz w:val="22"/>
          <w:szCs w:val="22"/>
        </w:rPr>
        <w:t>Address roof runoff, washdown, drives, parking, barns, pastures, and animal waste areas.</w:t>
      </w:r>
    </w:p>
    <w:p w14:paraId="0A61350C" w14:textId="77777777" w:rsidR="00467549" w:rsidRPr="00816200" w:rsidRDefault="00220DEC">
      <w:pPr>
        <w:pStyle w:val="Compact"/>
        <w:numPr>
          <w:ilvl w:val="0"/>
          <w:numId w:val="43"/>
        </w:numPr>
        <w:rPr>
          <w:rFonts w:ascii="Arial" w:hAnsi="Arial" w:cs="Arial"/>
          <w:sz w:val="22"/>
          <w:szCs w:val="22"/>
        </w:rPr>
      </w:pPr>
      <w:r w:rsidRPr="00816200">
        <w:rPr>
          <w:rFonts w:ascii="Arial" w:hAnsi="Arial" w:cs="Arial"/>
          <w:sz w:val="22"/>
          <w:szCs w:val="22"/>
        </w:rPr>
        <w:t>Avoid uncontrolled runoff from animal-care areas to wetlands, drainageways, or water bodies.</w:t>
      </w:r>
    </w:p>
    <w:p w14:paraId="4E3CD584" w14:textId="77777777" w:rsidR="00467549" w:rsidRPr="00816200" w:rsidRDefault="00220DEC">
      <w:pPr>
        <w:pStyle w:val="Compact"/>
        <w:numPr>
          <w:ilvl w:val="0"/>
          <w:numId w:val="43"/>
        </w:numPr>
        <w:rPr>
          <w:rFonts w:ascii="Arial" w:hAnsi="Arial" w:cs="Arial"/>
          <w:sz w:val="22"/>
          <w:szCs w:val="22"/>
        </w:rPr>
      </w:pPr>
      <w:r w:rsidRPr="00816200">
        <w:rPr>
          <w:rFonts w:ascii="Arial" w:hAnsi="Arial" w:cs="Arial"/>
          <w:sz w:val="22"/>
          <w:szCs w:val="22"/>
        </w:rPr>
        <w:t>Provide erosion control at barn perimeters.</w:t>
      </w:r>
    </w:p>
    <w:p w14:paraId="0ED7FFB9" w14:textId="77777777" w:rsidR="00467549" w:rsidRDefault="00220DEC">
      <w:pPr>
        <w:pStyle w:val="Compact"/>
        <w:numPr>
          <w:ilvl w:val="0"/>
          <w:numId w:val="43"/>
        </w:numPr>
        <w:rPr>
          <w:ins w:id="162" w:author="Byron, Lee Hayes" w:date="2026-06-30T09:47:00Z" w16du:dateUtc="2026-06-30T13:47:00Z"/>
          <w:rFonts w:ascii="Arial" w:hAnsi="Arial" w:cs="Arial"/>
          <w:sz w:val="22"/>
          <w:szCs w:val="22"/>
        </w:rPr>
      </w:pPr>
      <w:r w:rsidRPr="00816200">
        <w:rPr>
          <w:rFonts w:ascii="Arial" w:hAnsi="Arial" w:cs="Arial"/>
          <w:sz w:val="22"/>
          <w:szCs w:val="22"/>
        </w:rPr>
        <w:t>Coordinate with SWFWMD and local requirements as part of design development.</w:t>
      </w:r>
    </w:p>
    <w:p w14:paraId="564DDA4A" w14:textId="72FF3807" w:rsidR="00FA06A1" w:rsidRPr="00816200" w:rsidRDefault="00FA06A1">
      <w:pPr>
        <w:pStyle w:val="Compact"/>
        <w:numPr>
          <w:ilvl w:val="0"/>
          <w:numId w:val="43"/>
        </w:numPr>
        <w:rPr>
          <w:rFonts w:ascii="Arial" w:hAnsi="Arial" w:cs="Arial"/>
          <w:sz w:val="22"/>
          <w:szCs w:val="22"/>
        </w:rPr>
      </w:pPr>
      <w:ins w:id="163" w:author="Byron, Lee Hayes" w:date="2026-06-30T09:47:00Z" w16du:dateUtc="2026-06-30T13:47:00Z">
        <w:r>
          <w:rPr>
            <w:rFonts w:ascii="Arial" w:hAnsi="Arial" w:cs="Arial"/>
            <w:sz w:val="22"/>
            <w:szCs w:val="22"/>
          </w:rPr>
          <w:t>Apply best practi</w:t>
        </w:r>
      </w:ins>
      <w:ins w:id="164" w:author="Byron, Lee Hayes" w:date="2026-06-30T09:48:00Z" w16du:dateUtc="2026-06-30T13:48:00Z">
        <w:r>
          <w:rPr>
            <w:rFonts w:ascii="Arial" w:hAnsi="Arial" w:cs="Arial"/>
            <w:sz w:val="22"/>
            <w:szCs w:val="22"/>
          </w:rPr>
          <w:t xml:space="preserve">ces and even beyond best practice innovative approaches to </w:t>
        </w:r>
        <w:r w:rsidR="00086580">
          <w:rPr>
            <w:rFonts w:ascii="Arial" w:hAnsi="Arial" w:cs="Arial"/>
            <w:sz w:val="22"/>
            <w:szCs w:val="22"/>
          </w:rPr>
          <w:t xml:space="preserve">ensure water quality is protected and where possible improved. </w:t>
        </w:r>
      </w:ins>
    </w:p>
    <w:p w14:paraId="0F7A1CB9" w14:textId="77777777" w:rsidR="00467549" w:rsidRPr="00816200" w:rsidRDefault="00220DEC">
      <w:pPr>
        <w:pStyle w:val="Heading2"/>
        <w:rPr>
          <w:rFonts w:ascii="Arial" w:hAnsi="Arial" w:cs="Arial"/>
          <w:sz w:val="22"/>
          <w:szCs w:val="22"/>
        </w:rPr>
      </w:pPr>
      <w:bookmarkStart w:id="165" w:name="Xa0e833c8c7ced3d310e599ca05fb3f9a01c7f83"/>
      <w:bookmarkEnd w:id="160"/>
      <w:bookmarkEnd w:id="161"/>
      <w:r w:rsidRPr="00816200">
        <w:rPr>
          <w:rFonts w:ascii="Arial" w:hAnsi="Arial" w:cs="Arial"/>
          <w:sz w:val="22"/>
          <w:szCs w:val="22"/>
        </w:rPr>
        <w:t>J.6 Life Safety / Fire Protection / Lightning Protection</w:t>
      </w:r>
    </w:p>
    <w:p w14:paraId="5AACA7BE" w14:textId="77777777" w:rsidR="00467549" w:rsidRPr="00816200" w:rsidRDefault="00220DEC">
      <w:pPr>
        <w:pStyle w:val="Heading3"/>
        <w:rPr>
          <w:rFonts w:ascii="Arial" w:hAnsi="Arial" w:cs="Arial"/>
          <w:sz w:val="22"/>
          <w:szCs w:val="22"/>
        </w:rPr>
      </w:pPr>
      <w:bookmarkStart w:id="166" w:name="criteria-27"/>
      <w:r w:rsidRPr="00816200">
        <w:rPr>
          <w:rFonts w:ascii="Arial" w:hAnsi="Arial" w:cs="Arial"/>
          <w:sz w:val="22"/>
          <w:szCs w:val="22"/>
        </w:rPr>
        <w:t>Criteria</w:t>
      </w:r>
    </w:p>
    <w:p w14:paraId="2CAC0941" w14:textId="77777777" w:rsidR="00467549" w:rsidRPr="00816200" w:rsidRDefault="00220DEC">
      <w:pPr>
        <w:pStyle w:val="Compact"/>
        <w:numPr>
          <w:ilvl w:val="0"/>
          <w:numId w:val="44"/>
        </w:numPr>
        <w:rPr>
          <w:rFonts w:ascii="Arial" w:hAnsi="Arial" w:cs="Arial"/>
          <w:sz w:val="22"/>
          <w:szCs w:val="22"/>
        </w:rPr>
      </w:pPr>
      <w:r w:rsidRPr="00816200">
        <w:rPr>
          <w:rFonts w:ascii="Arial" w:hAnsi="Arial" w:cs="Arial"/>
          <w:sz w:val="22"/>
          <w:szCs w:val="22"/>
        </w:rPr>
        <w:t>Perform preliminary fire code and life safety review during the study.</w:t>
      </w:r>
    </w:p>
    <w:p w14:paraId="5EEBC54C" w14:textId="77777777" w:rsidR="00467549" w:rsidRPr="00816200" w:rsidRDefault="00220DEC">
      <w:pPr>
        <w:pStyle w:val="Compact"/>
        <w:numPr>
          <w:ilvl w:val="0"/>
          <w:numId w:val="44"/>
        </w:numPr>
        <w:rPr>
          <w:rFonts w:ascii="Arial" w:hAnsi="Arial" w:cs="Arial"/>
          <w:sz w:val="22"/>
          <w:szCs w:val="22"/>
        </w:rPr>
      </w:pPr>
      <w:r w:rsidRPr="00816200">
        <w:rPr>
          <w:rFonts w:ascii="Arial" w:hAnsi="Arial" w:cs="Arial"/>
          <w:sz w:val="22"/>
          <w:szCs w:val="22"/>
        </w:rPr>
        <w:t>Confirm code occupancy, occupant loads, required exits, accessibility, fire protection, fire alarm, and emergency access during design.</w:t>
      </w:r>
    </w:p>
    <w:p w14:paraId="15FCE7C7" w14:textId="77777777" w:rsidR="00467549" w:rsidRPr="00816200" w:rsidRDefault="00220DEC">
      <w:pPr>
        <w:pStyle w:val="Compact"/>
        <w:numPr>
          <w:ilvl w:val="0"/>
          <w:numId w:val="44"/>
        </w:numPr>
        <w:rPr>
          <w:rFonts w:ascii="Arial" w:hAnsi="Arial" w:cs="Arial"/>
          <w:sz w:val="22"/>
          <w:szCs w:val="22"/>
        </w:rPr>
      </w:pPr>
      <w:r w:rsidRPr="00816200">
        <w:rPr>
          <w:rFonts w:ascii="Arial" w:hAnsi="Arial" w:cs="Arial"/>
          <w:sz w:val="22"/>
          <w:szCs w:val="22"/>
        </w:rPr>
        <w:t>Provide grounding/bonding for metal animal husbandry structures as required by code, AHJ, and engineering design.</w:t>
      </w:r>
    </w:p>
    <w:p w14:paraId="225477BD" w14:textId="77777777" w:rsidR="00467549" w:rsidRPr="00816200" w:rsidRDefault="00220DEC">
      <w:pPr>
        <w:pStyle w:val="Compact"/>
        <w:numPr>
          <w:ilvl w:val="0"/>
          <w:numId w:val="44"/>
        </w:numPr>
        <w:rPr>
          <w:rFonts w:ascii="Arial" w:hAnsi="Arial" w:cs="Arial"/>
          <w:sz w:val="22"/>
          <w:szCs w:val="22"/>
        </w:rPr>
      </w:pPr>
      <w:r w:rsidRPr="00816200">
        <w:rPr>
          <w:rFonts w:ascii="Arial" w:hAnsi="Arial" w:cs="Arial"/>
          <w:sz w:val="22"/>
          <w:szCs w:val="22"/>
        </w:rPr>
        <w:t>Provide lightning protection where required or recommended based on risk, existing conditions, and Owner direction.</w:t>
      </w:r>
    </w:p>
    <w:p w14:paraId="1D825B37" w14:textId="77777777" w:rsidR="00467549" w:rsidRPr="00816200" w:rsidRDefault="00220DEC">
      <w:pPr>
        <w:pStyle w:val="Heading2"/>
        <w:rPr>
          <w:rFonts w:ascii="Arial" w:hAnsi="Arial" w:cs="Arial"/>
          <w:sz w:val="22"/>
          <w:szCs w:val="22"/>
        </w:rPr>
      </w:pPr>
      <w:bookmarkStart w:id="167" w:name="phase-one-criteria"/>
      <w:bookmarkEnd w:id="165"/>
      <w:bookmarkEnd w:id="166"/>
      <w:r w:rsidRPr="00816200">
        <w:rPr>
          <w:rFonts w:ascii="Arial" w:hAnsi="Arial" w:cs="Arial"/>
          <w:sz w:val="22"/>
          <w:szCs w:val="22"/>
        </w:rPr>
        <w:t>5. Phase One Criteria</w:t>
      </w:r>
    </w:p>
    <w:p w14:paraId="2CF20062"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Phase One shall identify the minimum functional scope required to support limited site operation, building occupancy, and animal housing/care.</w:t>
      </w:r>
    </w:p>
    <w:p w14:paraId="5B057A4E" w14:textId="77777777" w:rsidR="00467549" w:rsidRPr="00816200" w:rsidRDefault="00220DEC">
      <w:pPr>
        <w:pStyle w:val="BodyText"/>
        <w:rPr>
          <w:rFonts w:ascii="Arial" w:hAnsi="Arial" w:cs="Arial"/>
          <w:sz w:val="22"/>
          <w:szCs w:val="22"/>
        </w:rPr>
      </w:pPr>
      <w:r w:rsidRPr="00816200">
        <w:rPr>
          <w:rFonts w:ascii="Arial" w:hAnsi="Arial" w:cs="Arial"/>
          <w:sz w:val="22"/>
          <w:szCs w:val="22"/>
        </w:rPr>
        <w:t>Phase One should prioritize:</w:t>
      </w:r>
    </w:p>
    <w:p w14:paraId="7C31DFD8" w14:textId="77777777" w:rsidR="00467549" w:rsidRPr="00816200" w:rsidRDefault="00220DEC">
      <w:pPr>
        <w:pStyle w:val="Compact"/>
        <w:numPr>
          <w:ilvl w:val="0"/>
          <w:numId w:val="45"/>
        </w:numPr>
        <w:rPr>
          <w:rFonts w:ascii="Arial" w:hAnsi="Arial" w:cs="Arial"/>
          <w:sz w:val="22"/>
          <w:szCs w:val="22"/>
        </w:rPr>
      </w:pPr>
      <w:r w:rsidRPr="00816200">
        <w:rPr>
          <w:rFonts w:ascii="Arial" w:hAnsi="Arial" w:cs="Arial"/>
          <w:sz w:val="22"/>
          <w:szCs w:val="22"/>
        </w:rPr>
        <w:t>Safe and code-compliant reuse of the Red House for essential staff, training, meeting, restroom, and kitchen functions.</w:t>
      </w:r>
    </w:p>
    <w:p w14:paraId="206555AF" w14:textId="77777777" w:rsidR="00467549" w:rsidRPr="00816200" w:rsidRDefault="00220DEC">
      <w:pPr>
        <w:pStyle w:val="Compact"/>
        <w:numPr>
          <w:ilvl w:val="0"/>
          <w:numId w:val="45"/>
        </w:numPr>
        <w:rPr>
          <w:rFonts w:ascii="Arial" w:hAnsi="Arial" w:cs="Arial"/>
          <w:sz w:val="22"/>
          <w:szCs w:val="22"/>
        </w:rPr>
      </w:pPr>
      <w:r w:rsidRPr="00816200">
        <w:rPr>
          <w:rFonts w:ascii="Arial" w:hAnsi="Arial" w:cs="Arial"/>
          <w:sz w:val="22"/>
          <w:szCs w:val="22"/>
        </w:rPr>
        <w:t>Minimum livestock housing/care improvements required for initial 4-H and beginning rancher operations.</w:t>
      </w:r>
    </w:p>
    <w:p w14:paraId="6A94E9EC" w14:textId="77777777" w:rsidR="00467549" w:rsidRPr="00816200" w:rsidRDefault="00220DEC">
      <w:pPr>
        <w:pStyle w:val="Compact"/>
        <w:numPr>
          <w:ilvl w:val="0"/>
          <w:numId w:val="45"/>
        </w:numPr>
        <w:rPr>
          <w:rFonts w:ascii="Arial" w:hAnsi="Arial" w:cs="Arial"/>
          <w:sz w:val="22"/>
          <w:szCs w:val="22"/>
        </w:rPr>
      </w:pPr>
      <w:r w:rsidRPr="00816200">
        <w:rPr>
          <w:rFonts w:ascii="Arial" w:hAnsi="Arial" w:cs="Arial"/>
          <w:sz w:val="22"/>
          <w:szCs w:val="22"/>
        </w:rPr>
        <w:t>Water, power, fencing, access, drainage, and security improvements necessary for safe operation.</w:t>
      </w:r>
    </w:p>
    <w:p w14:paraId="6DDEEA48" w14:textId="77777777" w:rsidR="00467549" w:rsidRPr="00816200" w:rsidRDefault="00220DEC">
      <w:pPr>
        <w:pStyle w:val="Compact"/>
        <w:numPr>
          <w:ilvl w:val="0"/>
          <w:numId w:val="45"/>
        </w:numPr>
        <w:rPr>
          <w:rFonts w:ascii="Arial" w:hAnsi="Arial" w:cs="Arial"/>
          <w:sz w:val="22"/>
          <w:szCs w:val="22"/>
        </w:rPr>
      </w:pPr>
      <w:r w:rsidRPr="00816200">
        <w:rPr>
          <w:rFonts w:ascii="Arial" w:hAnsi="Arial" w:cs="Arial"/>
          <w:sz w:val="22"/>
          <w:szCs w:val="22"/>
        </w:rPr>
        <w:t>Animal welfare, water quality, and daily care requirements.</w:t>
      </w:r>
    </w:p>
    <w:p w14:paraId="1BCECD69" w14:textId="77777777" w:rsidR="00467549" w:rsidRPr="00816200" w:rsidRDefault="00220DEC">
      <w:pPr>
        <w:pStyle w:val="Compact"/>
        <w:numPr>
          <w:ilvl w:val="0"/>
          <w:numId w:val="45"/>
        </w:numPr>
        <w:rPr>
          <w:rFonts w:ascii="Arial" w:hAnsi="Arial" w:cs="Arial"/>
          <w:sz w:val="22"/>
          <w:szCs w:val="22"/>
        </w:rPr>
      </w:pPr>
      <w:r w:rsidRPr="00816200">
        <w:rPr>
          <w:rFonts w:ascii="Arial" w:hAnsi="Arial" w:cs="Arial"/>
          <w:sz w:val="22"/>
          <w:szCs w:val="22"/>
        </w:rPr>
        <w:t>Reuse of viable existing structures where feasible.</w:t>
      </w:r>
    </w:p>
    <w:p w14:paraId="67AAF55B" w14:textId="77777777" w:rsidR="00467549" w:rsidRPr="00816200" w:rsidRDefault="00220DEC">
      <w:pPr>
        <w:pStyle w:val="Compact"/>
        <w:numPr>
          <w:ilvl w:val="0"/>
          <w:numId w:val="45"/>
        </w:numPr>
        <w:rPr>
          <w:rFonts w:ascii="Arial" w:hAnsi="Arial" w:cs="Arial"/>
          <w:sz w:val="22"/>
          <w:szCs w:val="22"/>
        </w:rPr>
      </w:pPr>
      <w:r w:rsidRPr="00816200">
        <w:rPr>
          <w:rFonts w:ascii="Arial" w:hAnsi="Arial" w:cs="Arial"/>
          <w:sz w:val="22"/>
          <w:szCs w:val="22"/>
        </w:rPr>
        <w:t>Deferral of nonessential expansion, specialized program areas, and high-cost improvements to later phases.</w:t>
      </w:r>
    </w:p>
    <w:p w14:paraId="24939773" w14:textId="77777777" w:rsidR="00467549" w:rsidRPr="00816200" w:rsidRDefault="00220DEC">
      <w:pPr>
        <w:pStyle w:val="Heading2"/>
        <w:rPr>
          <w:rFonts w:ascii="Arial" w:hAnsi="Arial" w:cs="Arial"/>
          <w:sz w:val="22"/>
          <w:szCs w:val="22"/>
        </w:rPr>
      </w:pPr>
      <w:bookmarkStart w:id="168" w:name="future-phase-criteria"/>
      <w:bookmarkEnd w:id="167"/>
      <w:r w:rsidRPr="00816200">
        <w:rPr>
          <w:rFonts w:ascii="Arial" w:hAnsi="Arial" w:cs="Arial"/>
          <w:sz w:val="22"/>
          <w:szCs w:val="22"/>
        </w:rPr>
        <w:t>6. Future Phase Criteria</w:t>
      </w:r>
    </w:p>
    <w:p w14:paraId="4D25E620" w14:textId="77777777" w:rsidR="00467549" w:rsidRPr="00816200" w:rsidRDefault="00220DEC">
      <w:pPr>
        <w:pStyle w:val="FirstParagraph"/>
        <w:rPr>
          <w:rFonts w:ascii="Arial" w:hAnsi="Arial" w:cs="Arial"/>
          <w:sz w:val="22"/>
          <w:szCs w:val="22"/>
        </w:rPr>
      </w:pPr>
      <w:r w:rsidRPr="00816200">
        <w:rPr>
          <w:rFonts w:ascii="Arial" w:hAnsi="Arial" w:cs="Arial"/>
          <w:sz w:val="22"/>
          <w:szCs w:val="22"/>
        </w:rPr>
        <w:t>Future phases may include:</w:t>
      </w:r>
    </w:p>
    <w:p w14:paraId="41FA412D" w14:textId="77777777" w:rsidR="00467549" w:rsidRPr="00816200" w:rsidRDefault="00220DEC">
      <w:pPr>
        <w:pStyle w:val="Compact"/>
        <w:numPr>
          <w:ilvl w:val="0"/>
          <w:numId w:val="46"/>
        </w:numPr>
        <w:rPr>
          <w:rFonts w:ascii="Arial" w:hAnsi="Arial" w:cs="Arial"/>
          <w:sz w:val="22"/>
          <w:szCs w:val="22"/>
        </w:rPr>
      </w:pPr>
      <w:r w:rsidRPr="00816200">
        <w:rPr>
          <w:rFonts w:ascii="Arial" w:hAnsi="Arial" w:cs="Arial"/>
          <w:sz w:val="22"/>
          <w:szCs w:val="22"/>
        </w:rPr>
        <w:t>Additional modular barns or pen capacity.</w:t>
      </w:r>
    </w:p>
    <w:p w14:paraId="38A3363D" w14:textId="77777777" w:rsidR="00467549" w:rsidRPr="00816200" w:rsidRDefault="00220DEC">
      <w:pPr>
        <w:pStyle w:val="Compact"/>
        <w:numPr>
          <w:ilvl w:val="0"/>
          <w:numId w:val="46"/>
        </w:numPr>
        <w:rPr>
          <w:rFonts w:ascii="Arial" w:hAnsi="Arial" w:cs="Arial"/>
          <w:sz w:val="22"/>
          <w:szCs w:val="22"/>
        </w:rPr>
      </w:pPr>
      <w:r w:rsidRPr="00816200">
        <w:rPr>
          <w:rFonts w:ascii="Arial" w:hAnsi="Arial" w:cs="Arial"/>
          <w:sz w:val="22"/>
          <w:szCs w:val="22"/>
        </w:rPr>
        <w:t>Expanded cattle, swine, poultry, sheep/goat, or horse facilities.</w:t>
      </w:r>
    </w:p>
    <w:p w14:paraId="6864824C" w14:textId="2612DAC1" w:rsidR="00467549" w:rsidRPr="00816200" w:rsidRDefault="00220DEC">
      <w:pPr>
        <w:pStyle w:val="Compact"/>
        <w:numPr>
          <w:ilvl w:val="0"/>
          <w:numId w:val="46"/>
        </w:numPr>
        <w:rPr>
          <w:rFonts w:ascii="Arial" w:hAnsi="Arial" w:cs="Arial"/>
          <w:sz w:val="22"/>
          <w:szCs w:val="22"/>
        </w:rPr>
      </w:pPr>
      <w:r w:rsidRPr="412F95DA">
        <w:rPr>
          <w:rFonts w:ascii="Arial" w:hAnsi="Arial" w:cs="Arial"/>
          <w:sz w:val="22"/>
          <w:szCs w:val="22"/>
        </w:rPr>
        <w:t>Covered arena or enhanced demonstration</w:t>
      </w:r>
      <w:ins w:id="169" w:author="Davis,Sarah W" w:date="2026-07-06T21:59:00Z" w16du:dateUtc="2026-07-06T21:59:59Z">
        <w:r w:rsidR="57B5B4B6" w:rsidRPr="412F95DA">
          <w:rPr>
            <w:rFonts w:ascii="Arial" w:hAnsi="Arial" w:cs="Arial"/>
            <w:sz w:val="22"/>
            <w:szCs w:val="22"/>
          </w:rPr>
          <w:t>, out</w:t>
        </w:r>
      </w:ins>
      <w:ins w:id="170" w:author="Davis,Sarah W" w:date="2026-07-06T22:00:00Z" w16du:dateUtc="2026-07-06T22:00:02Z">
        <w:r w:rsidR="57B5B4B6" w:rsidRPr="412F95DA">
          <w:rPr>
            <w:rFonts w:ascii="Arial" w:hAnsi="Arial" w:cs="Arial"/>
            <w:sz w:val="22"/>
            <w:szCs w:val="22"/>
          </w:rPr>
          <w:t>door teaching</w:t>
        </w:r>
      </w:ins>
      <w:r w:rsidRPr="412F95DA">
        <w:rPr>
          <w:rFonts w:ascii="Arial" w:hAnsi="Arial" w:cs="Arial"/>
          <w:sz w:val="22"/>
          <w:szCs w:val="22"/>
        </w:rPr>
        <w:t xml:space="preserve"> area.</w:t>
      </w:r>
    </w:p>
    <w:p w14:paraId="72E78A07" w14:textId="77777777" w:rsidR="00467549" w:rsidRPr="00816200" w:rsidRDefault="00220DEC">
      <w:pPr>
        <w:pStyle w:val="Compact"/>
        <w:numPr>
          <w:ilvl w:val="0"/>
          <w:numId w:val="46"/>
        </w:numPr>
        <w:rPr>
          <w:rFonts w:ascii="Arial" w:hAnsi="Arial" w:cs="Arial"/>
          <w:sz w:val="22"/>
          <w:szCs w:val="22"/>
        </w:rPr>
      </w:pPr>
      <w:r w:rsidRPr="00816200">
        <w:rPr>
          <w:rFonts w:ascii="Arial" w:hAnsi="Arial" w:cs="Arial"/>
          <w:sz w:val="22"/>
          <w:szCs w:val="22"/>
        </w:rPr>
        <w:t>Expanded horticulture/farming program.</w:t>
      </w:r>
    </w:p>
    <w:p w14:paraId="37A72861" w14:textId="77777777" w:rsidR="00467549" w:rsidRPr="00816200" w:rsidRDefault="00220DEC">
      <w:pPr>
        <w:pStyle w:val="Compact"/>
        <w:numPr>
          <w:ilvl w:val="0"/>
          <w:numId w:val="46"/>
        </w:numPr>
        <w:rPr>
          <w:rFonts w:ascii="Arial" w:hAnsi="Arial" w:cs="Arial"/>
          <w:sz w:val="22"/>
          <w:szCs w:val="22"/>
        </w:rPr>
      </w:pPr>
      <w:r w:rsidRPr="00816200">
        <w:rPr>
          <w:rFonts w:ascii="Arial" w:hAnsi="Arial" w:cs="Arial"/>
          <w:sz w:val="22"/>
          <w:szCs w:val="22"/>
        </w:rPr>
        <w:t>Additional meeting/classroom capacity.</w:t>
      </w:r>
    </w:p>
    <w:p w14:paraId="22C4D234" w14:textId="77777777" w:rsidR="00467549" w:rsidRPr="00816200" w:rsidRDefault="00220DEC">
      <w:pPr>
        <w:pStyle w:val="Compact"/>
        <w:numPr>
          <w:ilvl w:val="0"/>
          <w:numId w:val="46"/>
        </w:numPr>
        <w:rPr>
          <w:rFonts w:ascii="Arial" w:hAnsi="Arial" w:cs="Arial"/>
          <w:sz w:val="22"/>
          <w:szCs w:val="22"/>
        </w:rPr>
      </w:pPr>
      <w:r w:rsidRPr="00816200">
        <w:rPr>
          <w:rFonts w:ascii="Arial" w:hAnsi="Arial" w:cs="Arial"/>
          <w:sz w:val="22"/>
          <w:szCs w:val="22"/>
        </w:rPr>
        <w:t>Expanded trailer parking and event infrastructure.</w:t>
      </w:r>
    </w:p>
    <w:p w14:paraId="73C0DADF" w14:textId="77777777" w:rsidR="00467549" w:rsidRPr="00816200" w:rsidRDefault="00220DEC">
      <w:pPr>
        <w:pStyle w:val="Compact"/>
        <w:numPr>
          <w:ilvl w:val="0"/>
          <w:numId w:val="46"/>
        </w:numPr>
        <w:rPr>
          <w:rFonts w:ascii="Arial" w:hAnsi="Arial" w:cs="Arial"/>
          <w:sz w:val="22"/>
          <w:szCs w:val="22"/>
        </w:rPr>
      </w:pPr>
      <w:r w:rsidRPr="00816200">
        <w:rPr>
          <w:rFonts w:ascii="Arial" w:hAnsi="Arial" w:cs="Arial"/>
          <w:sz w:val="22"/>
          <w:szCs w:val="22"/>
        </w:rPr>
        <w:t>Additional pasture improvements and rotational grazing infrastructure.</w:t>
      </w:r>
    </w:p>
    <w:p w14:paraId="48998FE0" w14:textId="77777777" w:rsidR="00467549" w:rsidRPr="00816200" w:rsidRDefault="00220DEC">
      <w:pPr>
        <w:pStyle w:val="Compact"/>
        <w:numPr>
          <w:ilvl w:val="0"/>
          <w:numId w:val="46"/>
        </w:numPr>
        <w:rPr>
          <w:rFonts w:ascii="Arial" w:hAnsi="Arial" w:cs="Arial"/>
          <w:sz w:val="22"/>
          <w:szCs w:val="22"/>
        </w:rPr>
      </w:pPr>
      <w:r w:rsidRPr="00816200">
        <w:rPr>
          <w:rFonts w:ascii="Arial" w:hAnsi="Arial" w:cs="Arial"/>
          <w:sz w:val="22"/>
          <w:szCs w:val="22"/>
        </w:rPr>
        <w:t>Permanent maintenance, equipment, feed, and manure-management facilities.</w:t>
      </w:r>
    </w:p>
    <w:p w14:paraId="46316FBF" w14:textId="64BD13F8" w:rsidR="00467549" w:rsidRPr="00816200" w:rsidRDefault="00220DEC">
      <w:pPr>
        <w:pStyle w:val="Heading2"/>
        <w:rPr>
          <w:rFonts w:ascii="Arial" w:hAnsi="Arial" w:cs="Arial"/>
          <w:sz w:val="22"/>
          <w:szCs w:val="22"/>
        </w:rPr>
      </w:pPr>
      <w:bookmarkStart w:id="171" w:name="items-requiring-owner-ahj-confirmation"/>
      <w:bookmarkEnd w:id="168"/>
      <w:r w:rsidRPr="00816200">
        <w:rPr>
          <w:rFonts w:ascii="Arial" w:hAnsi="Arial" w:cs="Arial"/>
          <w:sz w:val="22"/>
          <w:szCs w:val="22"/>
        </w:rPr>
        <w:t>7. Items Requiring Confirmation</w:t>
      </w:r>
    </w:p>
    <w:p w14:paraId="7198D763" w14:textId="322A0413" w:rsidR="00467549" w:rsidRPr="00816200" w:rsidRDefault="00220DEC">
      <w:pPr>
        <w:pStyle w:val="FirstParagraph"/>
        <w:rPr>
          <w:rFonts w:ascii="Arial" w:hAnsi="Arial" w:cs="Arial"/>
          <w:sz w:val="22"/>
          <w:szCs w:val="22"/>
        </w:rPr>
      </w:pPr>
      <w:r w:rsidRPr="00816200">
        <w:rPr>
          <w:rFonts w:ascii="Arial" w:hAnsi="Arial" w:cs="Arial"/>
          <w:sz w:val="22"/>
          <w:szCs w:val="22"/>
        </w:rPr>
        <w:t>The following items require confirmation:</w:t>
      </w:r>
    </w:p>
    <w:p w14:paraId="6584C84A" w14:textId="2AE05E6F" w:rsidR="00467549" w:rsidRPr="00DC7AF2" w:rsidRDefault="007F5751" w:rsidP="00DC7AF2">
      <w:pPr>
        <w:pStyle w:val="Compact"/>
        <w:numPr>
          <w:ilvl w:val="0"/>
          <w:numId w:val="47"/>
        </w:numPr>
        <w:rPr>
          <w:rFonts w:ascii="Arial" w:hAnsi="Arial" w:cs="Arial"/>
          <w:sz w:val="22"/>
          <w:szCs w:val="22"/>
        </w:rPr>
      </w:pPr>
      <w:r w:rsidRPr="00DC7AF2">
        <w:rPr>
          <w:rFonts w:ascii="Arial" w:hAnsi="Arial" w:cs="Arial"/>
          <w:sz w:val="22"/>
          <w:szCs w:val="22"/>
        </w:rPr>
        <w:t>Phase One priorities</w:t>
      </w:r>
      <w:r w:rsidR="00D47347" w:rsidRPr="00DC7AF2">
        <w:rPr>
          <w:rFonts w:ascii="Arial" w:hAnsi="Arial" w:cs="Arial"/>
          <w:sz w:val="22"/>
          <w:szCs w:val="22"/>
        </w:rPr>
        <w:t xml:space="preserve"> beyond minimum functional scope.(I.E. Species accommodation) </w:t>
      </w:r>
    </w:p>
    <w:p w14:paraId="3204BCB0" w14:textId="77777777" w:rsidR="00467549" w:rsidRPr="00816200" w:rsidRDefault="00220DEC">
      <w:pPr>
        <w:pStyle w:val="Compact"/>
        <w:numPr>
          <w:ilvl w:val="0"/>
          <w:numId w:val="47"/>
        </w:numPr>
        <w:rPr>
          <w:rFonts w:ascii="Arial" w:hAnsi="Arial" w:cs="Arial"/>
          <w:sz w:val="22"/>
          <w:szCs w:val="22"/>
        </w:rPr>
      </w:pPr>
      <w:r w:rsidRPr="00816200">
        <w:rPr>
          <w:rFonts w:ascii="Arial" w:hAnsi="Arial" w:cs="Arial"/>
          <w:sz w:val="22"/>
          <w:szCs w:val="22"/>
        </w:rPr>
        <w:t>Whether electrical fencing is allowable on this site.</w:t>
      </w:r>
    </w:p>
    <w:p w14:paraId="7AC784CD" w14:textId="461668BE" w:rsidR="00467549" w:rsidRPr="00816200" w:rsidRDefault="00220DEC">
      <w:pPr>
        <w:pStyle w:val="Compact"/>
        <w:numPr>
          <w:ilvl w:val="0"/>
          <w:numId w:val="47"/>
        </w:numPr>
        <w:rPr>
          <w:rFonts w:ascii="Arial" w:hAnsi="Arial" w:cs="Arial"/>
          <w:sz w:val="22"/>
          <w:szCs w:val="22"/>
        </w:rPr>
      </w:pPr>
      <w:r w:rsidRPr="00816200">
        <w:rPr>
          <w:rFonts w:ascii="Arial" w:hAnsi="Arial" w:cs="Arial"/>
          <w:sz w:val="22"/>
          <w:szCs w:val="22"/>
        </w:rPr>
        <w:t>Kitchen regulatory standard</w:t>
      </w:r>
      <w:r w:rsidR="00D47347">
        <w:rPr>
          <w:rFonts w:ascii="Arial" w:hAnsi="Arial" w:cs="Arial"/>
          <w:sz w:val="22"/>
          <w:szCs w:val="22"/>
        </w:rPr>
        <w:t>s that the design will be based on.</w:t>
      </w:r>
    </w:p>
    <w:p w14:paraId="533E96A5" w14:textId="77777777" w:rsidR="00467549" w:rsidRPr="00816200" w:rsidRDefault="00220DEC">
      <w:pPr>
        <w:pStyle w:val="Compact"/>
        <w:numPr>
          <w:ilvl w:val="0"/>
          <w:numId w:val="47"/>
        </w:numPr>
        <w:rPr>
          <w:rFonts w:ascii="Arial" w:hAnsi="Arial" w:cs="Arial"/>
          <w:sz w:val="22"/>
          <w:szCs w:val="22"/>
        </w:rPr>
      </w:pPr>
      <w:r w:rsidRPr="00816200">
        <w:rPr>
          <w:rFonts w:ascii="Arial" w:hAnsi="Arial" w:cs="Arial"/>
          <w:sz w:val="22"/>
          <w:szCs w:val="22"/>
        </w:rPr>
        <w:t>Health Department requirements for kitchen, septic, water, and food-related activities.</w:t>
      </w:r>
    </w:p>
    <w:p w14:paraId="2326209E" w14:textId="2C5846F3" w:rsidR="00467549" w:rsidRPr="00816200" w:rsidRDefault="00220DEC">
      <w:pPr>
        <w:pStyle w:val="Compact"/>
        <w:numPr>
          <w:ilvl w:val="0"/>
          <w:numId w:val="47"/>
        </w:numPr>
        <w:rPr>
          <w:rFonts w:ascii="Arial" w:hAnsi="Arial" w:cs="Arial"/>
          <w:sz w:val="22"/>
          <w:szCs w:val="22"/>
        </w:rPr>
      </w:pPr>
      <w:r w:rsidRPr="00816200">
        <w:rPr>
          <w:rFonts w:ascii="Arial" w:hAnsi="Arial" w:cs="Arial"/>
          <w:sz w:val="22"/>
          <w:szCs w:val="22"/>
        </w:rPr>
        <w:t>Wetland limits and whether the unfinished new barn</w:t>
      </w:r>
      <w:r w:rsidR="00D47347">
        <w:rPr>
          <w:rFonts w:ascii="Arial" w:hAnsi="Arial" w:cs="Arial"/>
          <w:sz w:val="22"/>
          <w:szCs w:val="22"/>
        </w:rPr>
        <w:t xml:space="preserve"> and Red House</w:t>
      </w:r>
      <w:r w:rsidRPr="00816200">
        <w:rPr>
          <w:rFonts w:ascii="Arial" w:hAnsi="Arial" w:cs="Arial"/>
          <w:sz w:val="22"/>
          <w:szCs w:val="22"/>
        </w:rPr>
        <w:t xml:space="preserve"> is affected.</w:t>
      </w:r>
    </w:p>
    <w:p w14:paraId="08BE1DBA" w14:textId="77777777" w:rsidR="00467549" w:rsidRPr="00816200" w:rsidRDefault="00220DEC">
      <w:pPr>
        <w:pStyle w:val="Compact"/>
        <w:numPr>
          <w:ilvl w:val="0"/>
          <w:numId w:val="47"/>
        </w:numPr>
        <w:rPr>
          <w:rFonts w:ascii="Arial" w:hAnsi="Arial" w:cs="Arial"/>
          <w:sz w:val="22"/>
          <w:szCs w:val="22"/>
        </w:rPr>
      </w:pPr>
      <w:r w:rsidRPr="00816200">
        <w:rPr>
          <w:rFonts w:ascii="Arial" w:hAnsi="Arial" w:cs="Arial"/>
          <w:sz w:val="22"/>
          <w:szCs w:val="22"/>
        </w:rPr>
        <w:t>Septic tank and drain field location/capacity.</w:t>
      </w:r>
    </w:p>
    <w:p w14:paraId="00871143" w14:textId="77777777" w:rsidR="00467549" w:rsidRPr="00816200" w:rsidRDefault="00220DEC">
      <w:pPr>
        <w:pStyle w:val="Compact"/>
        <w:numPr>
          <w:ilvl w:val="0"/>
          <w:numId w:val="47"/>
        </w:numPr>
        <w:rPr>
          <w:rFonts w:ascii="Arial" w:hAnsi="Arial" w:cs="Arial"/>
          <w:sz w:val="22"/>
          <w:szCs w:val="22"/>
        </w:rPr>
      </w:pPr>
      <w:r w:rsidRPr="00816200">
        <w:rPr>
          <w:rFonts w:ascii="Arial" w:hAnsi="Arial" w:cs="Arial"/>
          <w:sz w:val="22"/>
          <w:szCs w:val="22"/>
        </w:rPr>
        <w:t>Well location, condition, capacity, and water quality.</w:t>
      </w:r>
    </w:p>
    <w:p w14:paraId="58ADDCA7" w14:textId="77777777" w:rsidR="00467549" w:rsidRPr="00816200" w:rsidRDefault="00220DEC">
      <w:pPr>
        <w:pStyle w:val="Compact"/>
        <w:numPr>
          <w:ilvl w:val="0"/>
          <w:numId w:val="47"/>
        </w:numPr>
        <w:rPr>
          <w:rFonts w:ascii="Arial" w:hAnsi="Arial" w:cs="Arial"/>
          <w:sz w:val="22"/>
          <w:szCs w:val="22"/>
        </w:rPr>
      </w:pPr>
      <w:r w:rsidRPr="00816200">
        <w:rPr>
          <w:rFonts w:ascii="Arial" w:hAnsi="Arial" w:cs="Arial"/>
          <w:sz w:val="22"/>
          <w:szCs w:val="22"/>
        </w:rPr>
        <w:t>Final parking, accessibility, and life-safety requirements.</w:t>
      </w:r>
    </w:p>
    <w:p w14:paraId="20F6DE0B" w14:textId="77777777" w:rsidR="00467549" w:rsidRPr="00816200" w:rsidRDefault="00220DEC">
      <w:pPr>
        <w:pStyle w:val="Compact"/>
        <w:numPr>
          <w:ilvl w:val="0"/>
          <w:numId w:val="47"/>
        </w:numPr>
        <w:rPr>
          <w:rFonts w:ascii="Arial" w:hAnsi="Arial" w:cs="Arial"/>
          <w:sz w:val="22"/>
          <w:szCs w:val="22"/>
        </w:rPr>
      </w:pPr>
      <w:r w:rsidRPr="00816200">
        <w:rPr>
          <w:rFonts w:ascii="Arial" w:hAnsi="Arial" w:cs="Arial"/>
          <w:sz w:val="22"/>
          <w:szCs w:val="22"/>
        </w:rPr>
        <w:t>Whether the existing primary barn and unfinished new barn are structurally and code-feasible for reuse.</w:t>
      </w:r>
    </w:p>
    <w:p w14:paraId="39B1161A" w14:textId="77777777" w:rsidR="00467549" w:rsidRPr="00816200" w:rsidRDefault="00220DEC">
      <w:pPr>
        <w:pStyle w:val="Compact"/>
        <w:numPr>
          <w:ilvl w:val="0"/>
          <w:numId w:val="47"/>
        </w:numPr>
        <w:rPr>
          <w:rFonts w:ascii="Arial" w:hAnsi="Arial" w:cs="Arial"/>
          <w:sz w:val="22"/>
          <w:szCs w:val="22"/>
        </w:rPr>
      </w:pPr>
      <w:r w:rsidRPr="00816200">
        <w:rPr>
          <w:rFonts w:ascii="Arial" w:hAnsi="Arial" w:cs="Arial"/>
          <w:sz w:val="22"/>
          <w:szCs w:val="22"/>
        </w:rPr>
        <w:t>Whether existing pond has any intended program, stormwater, irrigation, livestock, or educational function.</w:t>
      </w:r>
    </w:p>
    <w:p w14:paraId="59A9AF92" w14:textId="77777777" w:rsidR="00467549" w:rsidRPr="00816200" w:rsidRDefault="00220DEC">
      <w:pPr>
        <w:pStyle w:val="Compact"/>
        <w:numPr>
          <w:ilvl w:val="0"/>
          <w:numId w:val="47"/>
        </w:numPr>
        <w:rPr>
          <w:rFonts w:ascii="Arial" w:hAnsi="Arial" w:cs="Arial"/>
          <w:sz w:val="22"/>
          <w:szCs w:val="22"/>
        </w:rPr>
      </w:pPr>
      <w:r w:rsidRPr="00816200">
        <w:rPr>
          <w:rFonts w:ascii="Arial" w:hAnsi="Arial" w:cs="Arial"/>
          <w:sz w:val="22"/>
          <w:szCs w:val="22"/>
        </w:rPr>
        <w:t>Required County security, network, access control, and camera standards.</w:t>
      </w:r>
    </w:p>
    <w:p w14:paraId="5EFA5E33" w14:textId="5073AD74" w:rsidR="00467549" w:rsidRPr="00D47347" w:rsidRDefault="00220DEC" w:rsidP="00D47347">
      <w:pPr>
        <w:pStyle w:val="Compact"/>
        <w:numPr>
          <w:ilvl w:val="0"/>
          <w:numId w:val="47"/>
        </w:numPr>
        <w:rPr>
          <w:rFonts w:ascii="Arial" w:hAnsi="Arial" w:cs="Arial"/>
          <w:sz w:val="22"/>
          <w:szCs w:val="22"/>
        </w:rPr>
      </w:pPr>
      <w:r w:rsidRPr="00816200">
        <w:rPr>
          <w:rFonts w:ascii="Arial" w:hAnsi="Arial" w:cs="Arial"/>
          <w:sz w:val="22"/>
          <w:szCs w:val="22"/>
        </w:rPr>
        <w:t>Required level of lightning protection, grounding, and bonding for animal structures.</w:t>
      </w:r>
      <w:bookmarkEnd w:id="144"/>
      <w:bookmarkEnd w:id="171"/>
    </w:p>
    <w:sectPr w:rsidR="00467549" w:rsidRPr="00D47347">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4A1F0" w14:textId="77777777" w:rsidR="00B31BA5" w:rsidRDefault="00B31BA5" w:rsidP="001904BE">
      <w:pPr>
        <w:spacing w:after="0"/>
      </w:pPr>
      <w:r>
        <w:separator/>
      </w:r>
    </w:p>
  </w:endnote>
  <w:endnote w:type="continuationSeparator" w:id="0">
    <w:p w14:paraId="42246C69" w14:textId="77777777" w:rsidR="00B31BA5" w:rsidRDefault="00B31BA5" w:rsidP="001904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51F0A" w14:textId="09B71A68" w:rsidR="001904BE" w:rsidRPr="001904BE" w:rsidRDefault="001904BE" w:rsidP="001904BE">
    <w:pPr>
      <w:pStyle w:val="Footer"/>
      <w:jc w:val="right"/>
      <w:rPr>
        <w:sz w:val="18"/>
        <w:szCs w:val="18"/>
      </w:rPr>
    </w:pPr>
    <w:r w:rsidRPr="001904BE">
      <w:rPr>
        <w:sz w:val="18"/>
        <w:szCs w:val="18"/>
      </w:rPr>
      <w:t>Seibert Architects, P.A.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400F7" w14:textId="77777777" w:rsidR="00B31BA5" w:rsidRDefault="00B31BA5" w:rsidP="001904BE">
      <w:pPr>
        <w:spacing w:after="0"/>
      </w:pPr>
      <w:r>
        <w:separator/>
      </w:r>
    </w:p>
  </w:footnote>
  <w:footnote w:type="continuationSeparator" w:id="0">
    <w:p w14:paraId="45CDBB82" w14:textId="77777777" w:rsidR="00B31BA5" w:rsidRDefault="00B31BA5" w:rsidP="001904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A25E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C8A5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DCA7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1D674AD"/>
    <w:multiLevelType w:val="multilevel"/>
    <w:tmpl w:val="A11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213929">
    <w:abstractNumId w:val="0"/>
  </w:num>
  <w:num w:numId="2" w16cid:durableId="1571227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0820182">
    <w:abstractNumId w:val="1"/>
  </w:num>
  <w:num w:numId="4" w16cid:durableId="1581986798">
    <w:abstractNumId w:val="1"/>
  </w:num>
  <w:num w:numId="5" w16cid:durableId="2111390657">
    <w:abstractNumId w:val="1"/>
  </w:num>
  <w:num w:numId="6" w16cid:durableId="603611746">
    <w:abstractNumId w:val="1"/>
  </w:num>
  <w:num w:numId="7" w16cid:durableId="218056900">
    <w:abstractNumId w:val="1"/>
  </w:num>
  <w:num w:numId="8" w16cid:durableId="1323004346">
    <w:abstractNumId w:val="1"/>
  </w:num>
  <w:num w:numId="9" w16cid:durableId="1800684068">
    <w:abstractNumId w:val="1"/>
  </w:num>
  <w:num w:numId="10" w16cid:durableId="1173448732">
    <w:abstractNumId w:val="1"/>
  </w:num>
  <w:num w:numId="11" w16cid:durableId="394863608">
    <w:abstractNumId w:val="1"/>
  </w:num>
  <w:num w:numId="12" w16cid:durableId="613899602">
    <w:abstractNumId w:val="1"/>
  </w:num>
  <w:num w:numId="13" w16cid:durableId="61103142">
    <w:abstractNumId w:val="1"/>
  </w:num>
  <w:num w:numId="14" w16cid:durableId="1073118739">
    <w:abstractNumId w:val="1"/>
  </w:num>
  <w:num w:numId="15" w16cid:durableId="463280960">
    <w:abstractNumId w:val="1"/>
  </w:num>
  <w:num w:numId="16" w16cid:durableId="2013990225">
    <w:abstractNumId w:val="1"/>
  </w:num>
  <w:num w:numId="17" w16cid:durableId="361131794">
    <w:abstractNumId w:val="1"/>
  </w:num>
  <w:num w:numId="18" w16cid:durableId="1742292793">
    <w:abstractNumId w:val="1"/>
  </w:num>
  <w:num w:numId="19" w16cid:durableId="678969698">
    <w:abstractNumId w:val="1"/>
  </w:num>
  <w:num w:numId="20" w16cid:durableId="3359634">
    <w:abstractNumId w:val="1"/>
  </w:num>
  <w:num w:numId="21" w16cid:durableId="1560247462">
    <w:abstractNumId w:val="1"/>
  </w:num>
  <w:num w:numId="22" w16cid:durableId="1536652658">
    <w:abstractNumId w:val="1"/>
  </w:num>
  <w:num w:numId="23" w16cid:durableId="508178165">
    <w:abstractNumId w:val="1"/>
  </w:num>
  <w:num w:numId="24" w16cid:durableId="423186370">
    <w:abstractNumId w:val="1"/>
  </w:num>
  <w:num w:numId="25" w16cid:durableId="1604727499">
    <w:abstractNumId w:val="1"/>
  </w:num>
  <w:num w:numId="26" w16cid:durableId="123694272">
    <w:abstractNumId w:val="1"/>
  </w:num>
  <w:num w:numId="27" w16cid:durableId="1433629812">
    <w:abstractNumId w:val="1"/>
  </w:num>
  <w:num w:numId="28" w16cid:durableId="1374690980">
    <w:abstractNumId w:val="1"/>
  </w:num>
  <w:num w:numId="29" w16cid:durableId="4065691">
    <w:abstractNumId w:val="1"/>
  </w:num>
  <w:num w:numId="30" w16cid:durableId="1792937114">
    <w:abstractNumId w:val="1"/>
  </w:num>
  <w:num w:numId="31" w16cid:durableId="1620798333">
    <w:abstractNumId w:val="1"/>
  </w:num>
  <w:num w:numId="32" w16cid:durableId="1907108945">
    <w:abstractNumId w:val="1"/>
  </w:num>
  <w:num w:numId="33" w16cid:durableId="1917745802">
    <w:abstractNumId w:val="1"/>
  </w:num>
  <w:num w:numId="34" w16cid:durableId="409540750">
    <w:abstractNumId w:val="1"/>
  </w:num>
  <w:num w:numId="35" w16cid:durableId="159199932">
    <w:abstractNumId w:val="1"/>
  </w:num>
  <w:num w:numId="36" w16cid:durableId="377706762">
    <w:abstractNumId w:val="1"/>
  </w:num>
  <w:num w:numId="37" w16cid:durableId="1872767066">
    <w:abstractNumId w:val="1"/>
  </w:num>
  <w:num w:numId="38" w16cid:durableId="873419264">
    <w:abstractNumId w:val="1"/>
  </w:num>
  <w:num w:numId="39" w16cid:durableId="16128023">
    <w:abstractNumId w:val="1"/>
  </w:num>
  <w:num w:numId="40" w16cid:durableId="211040433">
    <w:abstractNumId w:val="1"/>
  </w:num>
  <w:num w:numId="41" w16cid:durableId="1698001739">
    <w:abstractNumId w:val="1"/>
  </w:num>
  <w:num w:numId="42" w16cid:durableId="1713574644">
    <w:abstractNumId w:val="1"/>
  </w:num>
  <w:num w:numId="43" w16cid:durableId="2034500599">
    <w:abstractNumId w:val="1"/>
  </w:num>
  <w:num w:numId="44" w16cid:durableId="682825057">
    <w:abstractNumId w:val="1"/>
  </w:num>
  <w:num w:numId="45" w16cid:durableId="779228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04521802">
    <w:abstractNumId w:val="1"/>
  </w:num>
  <w:num w:numId="47" w16cid:durableId="968777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9755547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yron, Lee Hayes">
    <w15:presenceInfo w15:providerId="AD" w15:userId="S::lhbyron@ufl.edu::f0fc7c65-259c-4e76-9a37-3c09d4dcf1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549"/>
    <w:rsid w:val="00045F2C"/>
    <w:rsid w:val="000841BD"/>
    <w:rsid w:val="00086580"/>
    <w:rsid w:val="000C2ECF"/>
    <w:rsid w:val="00122CA7"/>
    <w:rsid w:val="00122FB9"/>
    <w:rsid w:val="0015371B"/>
    <w:rsid w:val="00155795"/>
    <w:rsid w:val="001904BE"/>
    <w:rsid w:val="001B5E8C"/>
    <w:rsid w:val="00220DEC"/>
    <w:rsid w:val="002A42EF"/>
    <w:rsid w:val="0031159E"/>
    <w:rsid w:val="003C2784"/>
    <w:rsid w:val="00467549"/>
    <w:rsid w:val="005875A2"/>
    <w:rsid w:val="005B7DB9"/>
    <w:rsid w:val="00695CB9"/>
    <w:rsid w:val="006F3E23"/>
    <w:rsid w:val="0074773E"/>
    <w:rsid w:val="007D67FD"/>
    <w:rsid w:val="007F5751"/>
    <w:rsid w:val="00816200"/>
    <w:rsid w:val="008A7F94"/>
    <w:rsid w:val="008C5E68"/>
    <w:rsid w:val="009234A0"/>
    <w:rsid w:val="00A43277"/>
    <w:rsid w:val="00A46A47"/>
    <w:rsid w:val="00AE4633"/>
    <w:rsid w:val="00B309A9"/>
    <w:rsid w:val="00B31B76"/>
    <w:rsid w:val="00B31BA5"/>
    <w:rsid w:val="00B6124D"/>
    <w:rsid w:val="00BE2BB8"/>
    <w:rsid w:val="00C301F3"/>
    <w:rsid w:val="00D47347"/>
    <w:rsid w:val="00D84411"/>
    <w:rsid w:val="00DC7AF2"/>
    <w:rsid w:val="00DD404D"/>
    <w:rsid w:val="00DE5813"/>
    <w:rsid w:val="00E30CFF"/>
    <w:rsid w:val="00E45838"/>
    <w:rsid w:val="00EA56A1"/>
    <w:rsid w:val="00F17712"/>
    <w:rsid w:val="00F34CDF"/>
    <w:rsid w:val="00F601CA"/>
    <w:rsid w:val="00F82CF3"/>
    <w:rsid w:val="00FA06A1"/>
    <w:rsid w:val="0AC86CEE"/>
    <w:rsid w:val="1611EF10"/>
    <w:rsid w:val="16EA47CD"/>
    <w:rsid w:val="1D832D79"/>
    <w:rsid w:val="2EFF6F21"/>
    <w:rsid w:val="32A3A82D"/>
    <w:rsid w:val="3BDD76C5"/>
    <w:rsid w:val="412F95DA"/>
    <w:rsid w:val="43F7A261"/>
    <w:rsid w:val="44D7EBFE"/>
    <w:rsid w:val="4CFD1602"/>
    <w:rsid w:val="5025D1A8"/>
    <w:rsid w:val="57B5B4B6"/>
    <w:rsid w:val="59B68EF5"/>
    <w:rsid w:val="67B5B634"/>
    <w:rsid w:val="6A0743E2"/>
    <w:rsid w:val="71257636"/>
    <w:rsid w:val="71798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3C21A"/>
  <w15:docId w15:val="{EBFDB9E7-4E1B-49A2-A65F-E658F5B53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904BE"/>
    <w:pPr>
      <w:tabs>
        <w:tab w:val="center" w:pos="4680"/>
        <w:tab w:val="right" w:pos="9360"/>
      </w:tabs>
      <w:spacing w:after="0"/>
    </w:pPr>
  </w:style>
  <w:style w:type="character" w:customStyle="1" w:styleId="HeaderChar">
    <w:name w:val="Header Char"/>
    <w:basedOn w:val="DefaultParagraphFont"/>
    <w:link w:val="Header"/>
    <w:rsid w:val="001904BE"/>
  </w:style>
  <w:style w:type="paragraph" w:styleId="Footer">
    <w:name w:val="footer"/>
    <w:basedOn w:val="Normal"/>
    <w:link w:val="FooterChar"/>
    <w:rsid w:val="001904BE"/>
    <w:pPr>
      <w:tabs>
        <w:tab w:val="center" w:pos="4680"/>
        <w:tab w:val="right" w:pos="9360"/>
      </w:tabs>
      <w:spacing w:after="0"/>
    </w:pPr>
  </w:style>
  <w:style w:type="character" w:customStyle="1" w:styleId="FooterChar">
    <w:name w:val="Footer Char"/>
    <w:basedOn w:val="DefaultParagraphFont"/>
    <w:link w:val="Footer"/>
    <w:rsid w:val="001904BE"/>
  </w:style>
  <w:style w:type="paragraph" w:styleId="Revision">
    <w:name w:val="Revision"/>
    <w:hidden/>
    <w:rsid w:val="00E4583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48a589d-317c-42ce-971d-ece779c674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97B40C674900489764F5A46889F9AC" ma:contentTypeVersion="15" ma:contentTypeDescription="Create a new document." ma:contentTypeScope="" ma:versionID="f20b30aa20a5353697b9755eb619b72f">
  <xsd:schema xmlns:xsd="http://www.w3.org/2001/XMLSchema" xmlns:xs="http://www.w3.org/2001/XMLSchema" xmlns:p="http://schemas.microsoft.com/office/2006/metadata/properties" xmlns:ns3="248a589d-317c-42ce-971d-ece779c67447" xmlns:ns4="24dc11cc-2cd0-4f53-af45-9f68599e3b0e" targetNamespace="http://schemas.microsoft.com/office/2006/metadata/properties" ma:root="true" ma:fieldsID="86bc6975c669cdd8883dd51712f1e715" ns3:_="" ns4:_="">
    <xsd:import namespace="248a589d-317c-42ce-971d-ece779c67447"/>
    <xsd:import namespace="24dc11cc-2cd0-4f53-af45-9f68599e3b0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a589d-317c-42ce-971d-ece779c674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dc11cc-2cd0-4f53-af45-9f68599e3b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630516-BC3A-499D-A7F6-AEA2C6C1A11C}">
  <ds:schemaRefs>
    <ds:schemaRef ds:uri="http://schemas.microsoft.com/office/2006/metadata/properties"/>
    <ds:schemaRef ds:uri="http://schemas.microsoft.com/office/infopath/2007/PartnerControls"/>
    <ds:schemaRef ds:uri="248a589d-317c-42ce-971d-ece779c67447"/>
  </ds:schemaRefs>
</ds:datastoreItem>
</file>

<file path=customXml/itemProps2.xml><?xml version="1.0" encoding="utf-8"?>
<ds:datastoreItem xmlns:ds="http://schemas.openxmlformats.org/officeDocument/2006/customXml" ds:itemID="{B62CABA1-10AC-4B69-8729-3731A6A8D7C0}">
  <ds:schemaRefs>
    <ds:schemaRef ds:uri="http://schemas.microsoft.com/sharepoint/v3/contenttype/forms"/>
  </ds:schemaRefs>
</ds:datastoreItem>
</file>

<file path=customXml/itemProps3.xml><?xml version="1.0" encoding="utf-8"?>
<ds:datastoreItem xmlns:ds="http://schemas.openxmlformats.org/officeDocument/2006/customXml" ds:itemID="{E9DC44B8-671E-4E91-BBB3-BEF123445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a589d-317c-42ce-971d-ece779c67447"/>
    <ds:schemaRef ds:uri="24dc11cc-2cd0-4f53-af45-9f68599e3b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5049</Words>
  <Characters>28784</Characters>
  <Application>Microsoft Office Word</Application>
  <DocSecurity>0</DocSecurity>
  <Lines>239</Lines>
  <Paragraphs>67</Paragraphs>
  <ScaleCrop>false</ScaleCrop>
  <Company/>
  <LinksUpToDate>false</LinksUpToDate>
  <CharactersWithSpaces>33766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Hayes Byron</dc:creator>
  <cp:keywords/>
  <cp:lastModifiedBy>Lee Hayes Byron</cp:lastModifiedBy>
  <cp:revision>2</cp:revision>
  <dcterms:created xsi:type="dcterms:W3CDTF">2026-07-09T20:44:00Z</dcterms:created>
  <dcterms:modified xsi:type="dcterms:W3CDTF">2026-07-09T20:44:00Z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0x010100EF97B40C674900489764F5A46889F9AC</vt:lpwstr>
  </property>
</Properties>
</file>